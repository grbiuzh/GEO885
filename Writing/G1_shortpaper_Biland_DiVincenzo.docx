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78753FDC" w:rsidR="00A11880" w:rsidRPr="00591EB5" w:rsidRDefault="00A11880" w:rsidP="00591EB5">
      <w:pPr>
        <w:pStyle w:val="Untertitel"/>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 xml:space="preserve">(MNF) to reduce </w:t>
      </w:r>
      <w:r w:rsidRPr="004A070F">
        <w:rPr>
          <w:rFonts w:cs="Arial"/>
          <w:b/>
          <w:bCs/>
          <w:kern w:val="2"/>
          <w:sz w:val="32"/>
          <w:szCs w:val="20"/>
        </w:rPr>
        <w:t>CO</w:t>
      </w:r>
      <w:ins w:id="0" w:author="Gregor Biland" w:date="2022-06-05T15:20:00Z">
        <w:r w:rsidR="004A070F">
          <w:rPr>
            <w:rFonts w:cs="Arial"/>
            <w:b/>
            <w:bCs/>
            <w:kern w:val="2"/>
            <w:sz w:val="32"/>
            <w:szCs w:val="20"/>
          </w:rPr>
          <w:t xml:space="preserve">2 emissions </w:t>
        </w:r>
      </w:ins>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Untertitel"/>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r w:rsidRPr="00BB41D3">
        <w:rPr>
          <w:lang w:val="it-IT"/>
        </w:rPr>
        <w:t>Biland</w:t>
      </w:r>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1E3D1048" w:rsidR="008859D5" w:rsidRDefault="00364670" w:rsidP="00591EB5">
      <w:pPr>
        <w:pStyle w:val="Affiliationandcontact"/>
        <w:rPr>
          <w:lang w:val="en-GB"/>
        </w:rPr>
      </w:pPr>
      <w:r w:rsidRPr="003D5FBE">
        <w:rPr>
          <w:lang w:val="en-GB"/>
        </w:rPr>
        <w:t>Word count</w:t>
      </w:r>
      <w:r w:rsidR="000D572D">
        <w:rPr>
          <w:lang w:val="en-GB"/>
        </w:rPr>
        <w:t xml:space="preserve">: </w:t>
      </w:r>
      <w:r w:rsidR="00AF7355">
        <w:rPr>
          <w:lang w:val="en-GB"/>
        </w:rPr>
        <w:t>2</w:t>
      </w:r>
      <w:r w:rsidR="001676C8">
        <w:rPr>
          <w:lang w:val="en-GB"/>
        </w:rPr>
        <w:t>427</w:t>
      </w:r>
      <w:r w:rsidRPr="003D5FBE">
        <w:rPr>
          <w:lang w:val="en-GB"/>
        </w:rPr>
        <w:t xml:space="preserve"> words</w:t>
      </w:r>
    </w:p>
    <w:p w14:paraId="6421EBC3" w14:textId="045E94D3" w:rsidR="008859D5" w:rsidRDefault="008859D5">
      <w:pPr>
        <w:pStyle w:val="Affiliationandcontact"/>
        <w:rPr>
          <w:lang w:val="en-GB"/>
        </w:rPr>
      </w:pPr>
    </w:p>
    <w:p w14:paraId="6243BB64" w14:textId="3BBB4336" w:rsidR="004B64D1" w:rsidRPr="00230D91" w:rsidRDefault="00364670">
      <w:pPr>
        <w:pStyle w:val="berschrift2"/>
      </w:pPr>
      <w:commentRangeStart w:id="1"/>
      <w:r w:rsidRPr="00230D91">
        <w:rPr>
          <w:lang w:val="en-GB"/>
        </w:rPr>
        <w:t>Abstract</w:t>
      </w:r>
      <w:commentRangeEnd w:id="1"/>
      <w:r w:rsidR="008477B3">
        <w:rPr>
          <w:rStyle w:val="Kommentarzeichen"/>
          <w:rFonts w:ascii="Palatino Linotype" w:hAnsi="Palatino Linotype" w:cs="Times New Roman"/>
          <w:b w:val="0"/>
          <w:bCs w:val="0"/>
          <w:iCs w:val="0"/>
        </w:rPr>
        <w:commentReference w:id="1"/>
      </w:r>
    </w:p>
    <w:p w14:paraId="43F0FCE7" w14:textId="32CD1107" w:rsidR="004E6227" w:rsidRDefault="00A11880" w:rsidP="004E622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00691A4C">
        <w:rPr>
          <w:sz w:val="24"/>
          <w:szCs w:val="24"/>
        </w:rPr>
        <w:t>This study aims</w:t>
      </w:r>
      <w:r w:rsidR="0058516E" w:rsidRPr="002308BD">
        <w:rPr>
          <w:sz w:val="24"/>
          <w:szCs w:val="24"/>
        </w:rPr>
        <w:t xml:space="preserve"> to provide the MNF with concrete approaches</w:t>
      </w:r>
      <w:r w:rsidR="0058516E">
        <w:rPr>
          <w:sz w:val="24"/>
          <w:szCs w:val="24"/>
        </w:rPr>
        <w:t xml:space="preserve"> to reduce their air travel emissions.</w:t>
      </w:r>
      <w:r w:rsidR="004E6227">
        <w:rPr>
          <w:sz w:val="24"/>
          <w:szCs w:val="24"/>
        </w:rPr>
        <w:t xml:space="preserve"> </w:t>
      </w:r>
      <w:r w:rsidR="0058516E">
        <w:rPr>
          <w:sz w:val="24"/>
          <w:szCs w:val="24"/>
        </w:rPr>
        <w:t>Thus,</w:t>
      </w:r>
      <w:r w:rsidR="003B7543">
        <w:rPr>
          <w:sz w:val="24"/>
          <w:szCs w:val="24"/>
        </w:rPr>
        <w:t xml:space="preserve"> we </w:t>
      </w:r>
      <w:r w:rsidR="003B7543" w:rsidRPr="00A11880">
        <w:rPr>
          <w:sz w:val="24"/>
          <w:szCs w:val="24"/>
        </w:rPr>
        <w:t xml:space="preserve">conducted an R analysis </w:t>
      </w:r>
      <w:r w:rsidR="003B7543">
        <w:rPr>
          <w:sz w:val="24"/>
          <w:szCs w:val="24"/>
        </w:rPr>
        <w:t>w</w:t>
      </w:r>
      <w:r w:rsidR="00EE2828">
        <w:rPr>
          <w:sz w:val="24"/>
          <w:szCs w:val="24"/>
        </w:rPr>
        <w:t xml:space="preserve">ith the </w:t>
      </w:r>
      <w:r w:rsidRPr="00A11880">
        <w:rPr>
          <w:sz w:val="24"/>
          <w:szCs w:val="24"/>
        </w:rPr>
        <w:t xml:space="preserve">provided dataset </w:t>
      </w:r>
      <w:r w:rsidR="003B7543">
        <w:rPr>
          <w:sz w:val="24"/>
          <w:szCs w:val="24"/>
        </w:rPr>
        <w:t xml:space="preserve">and </w:t>
      </w:r>
      <w:r w:rsidR="00F93D30">
        <w:rPr>
          <w:sz w:val="24"/>
          <w:szCs w:val="24"/>
        </w:rPr>
        <w:t>quantif</w:t>
      </w:r>
      <w:r w:rsidR="003B7543">
        <w:rPr>
          <w:sz w:val="24"/>
          <w:szCs w:val="24"/>
        </w:rPr>
        <w:t>ied</w:t>
      </w:r>
      <w:r w:rsidR="00F93D30">
        <w:rPr>
          <w:sz w:val="24"/>
          <w:szCs w:val="24"/>
        </w:rPr>
        <w:t xml:space="preserve"> the</w:t>
      </w:r>
      <w:r w:rsidRPr="00A11880">
        <w:rPr>
          <w:sz w:val="24"/>
          <w:szCs w:val="24"/>
        </w:rPr>
        <w:t xml:space="preserve"> </w:t>
      </w:r>
      <w:r w:rsidR="00FD5390">
        <w:rPr>
          <w:sz w:val="24"/>
          <w:szCs w:val="24"/>
        </w:rPr>
        <w:t xml:space="preserve">emission </w:t>
      </w:r>
      <w:r w:rsidRPr="00A11880">
        <w:rPr>
          <w:sz w:val="24"/>
          <w:szCs w:val="24"/>
        </w:rPr>
        <w:t xml:space="preserve">impact </w:t>
      </w:r>
      <w:r w:rsidR="00716E2D">
        <w:rPr>
          <w:sz w:val="24"/>
          <w:szCs w:val="24"/>
        </w:rPr>
        <w:t>of</w:t>
      </w:r>
      <w:r w:rsidRPr="00A11880">
        <w:rPr>
          <w:sz w:val="24"/>
          <w:szCs w:val="24"/>
        </w:rPr>
        <w:t xml:space="preserve"> </w:t>
      </w:r>
      <w:r w:rsidR="00F93D30">
        <w:rPr>
          <w:sz w:val="24"/>
          <w:szCs w:val="24"/>
        </w:rPr>
        <w:t>different flight</w:t>
      </w:r>
      <w:r w:rsidRPr="00A11880">
        <w:rPr>
          <w:sz w:val="24"/>
          <w:szCs w:val="24"/>
        </w:rPr>
        <w:t xml:space="preserve"> clas</w:t>
      </w:r>
      <w:r w:rsidR="00F93D30">
        <w:rPr>
          <w:sz w:val="24"/>
          <w:szCs w:val="24"/>
        </w:rPr>
        <w:t>ses</w:t>
      </w:r>
      <w:r w:rsidRPr="00A11880">
        <w:rPr>
          <w:sz w:val="24"/>
          <w:szCs w:val="24"/>
        </w:rPr>
        <w:t>.</w:t>
      </w:r>
      <w:r w:rsidR="00691A4C">
        <w:rPr>
          <w:sz w:val="24"/>
          <w:szCs w:val="24"/>
        </w:rPr>
        <w:t xml:space="preserve"> </w:t>
      </w:r>
      <w:r w:rsidR="00CD6286">
        <w:rPr>
          <w:sz w:val="24"/>
          <w:szCs w:val="24"/>
        </w:rPr>
        <w:t>Further,</w:t>
      </w:r>
      <w:r w:rsidR="00071C96">
        <w:rPr>
          <w:sz w:val="24"/>
          <w:szCs w:val="24"/>
        </w:rPr>
        <w:t xml:space="preserve"> </w:t>
      </w:r>
      <w:r w:rsidR="00CD6286" w:rsidRPr="00CD6286">
        <w:rPr>
          <w:sz w:val="24"/>
          <w:szCs w:val="24"/>
        </w:rPr>
        <w:t xml:space="preserve">the effect and gravity of short-haul flights </w:t>
      </w:r>
      <w:r w:rsidR="00CD6286">
        <w:rPr>
          <w:sz w:val="24"/>
          <w:szCs w:val="24"/>
        </w:rPr>
        <w:t xml:space="preserve">(&lt; 1000 km) </w:t>
      </w:r>
      <w:r w:rsidR="00996F76">
        <w:rPr>
          <w:sz w:val="24"/>
          <w:szCs w:val="24"/>
        </w:rPr>
        <w:t>were</w:t>
      </w:r>
      <w:r w:rsidR="00CD6286">
        <w:rPr>
          <w:sz w:val="24"/>
          <w:szCs w:val="24"/>
        </w:rPr>
        <w:t xml:space="preserve"> examine</w:t>
      </w:r>
      <w:r w:rsidR="00AC19FE">
        <w:rPr>
          <w:sz w:val="24"/>
          <w:szCs w:val="24"/>
        </w:rPr>
        <w:t>d</w:t>
      </w:r>
      <w:r w:rsidR="00CD6286">
        <w:rPr>
          <w:sz w:val="24"/>
          <w:szCs w:val="24"/>
        </w:rPr>
        <w:t xml:space="preserve">. </w:t>
      </w:r>
      <w:r w:rsidR="00996F76">
        <w:rPr>
          <w:sz w:val="24"/>
          <w:szCs w:val="24"/>
        </w:rPr>
        <w:t>We found</w:t>
      </w:r>
      <w:r w:rsidR="00FA19EC" w:rsidRPr="00FA19EC">
        <w:rPr>
          <w:sz w:val="24"/>
          <w:szCs w:val="24"/>
        </w:rPr>
        <w:t xml:space="preserve"> </w:t>
      </w:r>
      <w:r w:rsidR="00FA19EC">
        <w:rPr>
          <w:sz w:val="24"/>
          <w:szCs w:val="24"/>
        </w:rPr>
        <w:t xml:space="preserve">that </w:t>
      </w:r>
      <w:r w:rsidR="00BC3A63">
        <w:rPr>
          <w:sz w:val="24"/>
          <w:szCs w:val="24"/>
        </w:rPr>
        <w:t xml:space="preserve">changing the </w:t>
      </w:r>
      <w:r w:rsidR="00FA19EC" w:rsidRPr="00FA19EC">
        <w:rPr>
          <w:sz w:val="24"/>
          <w:szCs w:val="24"/>
        </w:rPr>
        <w:t xml:space="preserve">flight class to </w:t>
      </w:r>
      <w:r w:rsidR="00904740">
        <w:rPr>
          <w:sz w:val="24"/>
          <w:szCs w:val="24"/>
        </w:rPr>
        <w:t xml:space="preserve">the </w:t>
      </w:r>
      <w:r w:rsidR="00FA19EC" w:rsidRPr="00FA19EC">
        <w:rPr>
          <w:sz w:val="24"/>
          <w:szCs w:val="24"/>
        </w:rPr>
        <w:t>economy is an essential and easily realizable step</w:t>
      </w:r>
      <w:r w:rsidR="00662F02">
        <w:rPr>
          <w:sz w:val="24"/>
          <w:szCs w:val="24"/>
        </w:rPr>
        <w:t xml:space="preserve">. In addition, reducing 96% </w:t>
      </w:r>
      <w:r w:rsidR="00AC19FE">
        <w:rPr>
          <w:sz w:val="24"/>
          <w:szCs w:val="24"/>
        </w:rPr>
        <w:t xml:space="preserve">of </w:t>
      </w:r>
      <w:r w:rsidR="00662F02" w:rsidRPr="00FA19EC">
        <w:rPr>
          <w:sz w:val="24"/>
          <w:szCs w:val="24"/>
        </w:rPr>
        <w:t>short-haul flights</w:t>
      </w:r>
      <w:r w:rsidR="00AC19FE">
        <w:rPr>
          <w:sz w:val="24"/>
          <w:szCs w:val="24"/>
        </w:rPr>
        <w:t xml:space="preserve"> e</w:t>
      </w:r>
      <w:r w:rsidR="004E6227">
        <w:rPr>
          <w:sz w:val="24"/>
          <w:szCs w:val="24"/>
        </w:rPr>
        <w:t xml:space="preserve">nables the MNF to implement the </w:t>
      </w:r>
      <w:r w:rsidR="004E6227" w:rsidRPr="00B91EF7">
        <w:rPr>
          <w:sz w:val="24"/>
          <w:szCs w:val="24"/>
        </w:rPr>
        <w:t>sustainability goals of the University of Zurich</w:t>
      </w:r>
      <w:r w:rsidR="0058516E">
        <w:rPr>
          <w:sz w:val="24"/>
          <w:szCs w:val="24"/>
        </w:rPr>
        <w:t xml:space="preserve"> and reach the emission reduction target by 2030</w:t>
      </w:r>
      <w:r w:rsidR="004E6227" w:rsidRPr="00B91EF7">
        <w:rPr>
          <w:sz w:val="24"/>
          <w:szCs w:val="24"/>
        </w:rPr>
        <w:t>.</w:t>
      </w:r>
      <w:r w:rsidR="004E6227">
        <w:rPr>
          <w:sz w:val="24"/>
          <w:szCs w:val="24"/>
        </w:rPr>
        <w:t xml:space="preserve"> </w:t>
      </w:r>
    </w:p>
    <w:p w14:paraId="73989A20" w14:textId="77777777" w:rsidR="008477B3" w:rsidRPr="00B91EF7" w:rsidRDefault="008477B3" w:rsidP="00B91EF7">
      <w:pPr>
        <w:pStyle w:val="Affiliationandcontact"/>
        <w:spacing w:line="276" w:lineRule="auto"/>
        <w:jc w:val="both"/>
        <w:rPr>
          <w:sz w:val="24"/>
          <w:szCs w:val="24"/>
        </w:rPr>
      </w:pP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Default="00330944" w:rsidP="00A11880">
      <w:pPr>
        <w:pStyle w:val="Affiliationandcontact"/>
        <w:jc w:val="both"/>
        <w:rPr>
          <w:sz w:val="24"/>
          <w:szCs w:val="24"/>
        </w:rPr>
      </w:pPr>
    </w:p>
    <w:p w14:paraId="2875255E" w14:textId="77777777" w:rsidR="005B7AC9" w:rsidRDefault="005B7AC9" w:rsidP="005B7AC9">
      <w:pPr>
        <w:pStyle w:val="Textkrper"/>
      </w:pPr>
    </w:p>
    <w:p w14:paraId="3114EF53" w14:textId="77777777" w:rsidR="005B7AC9" w:rsidRPr="00A11880" w:rsidRDefault="005B7AC9" w:rsidP="00A11880">
      <w:pPr>
        <w:pStyle w:val="Affiliationandcontact"/>
        <w:jc w:val="both"/>
        <w:rPr>
          <w:sz w:val="24"/>
          <w:szCs w:val="24"/>
        </w:rPr>
      </w:pPr>
    </w:p>
    <w:p w14:paraId="336B1F24" w14:textId="67DC7663" w:rsidR="00CC67DF" w:rsidRPr="00CC67DF" w:rsidRDefault="00CC67DF" w:rsidP="005B7AC9">
      <w:pPr>
        <w:pStyle w:val="berschrift2"/>
        <w:rPr>
          <w:lang w:val="en-GB"/>
        </w:rPr>
      </w:pPr>
      <w:r w:rsidRPr="00CC67DF">
        <w:t>1.</w:t>
      </w:r>
      <w:r w:rsidR="00071C96">
        <w:t xml:space="preserve"> </w:t>
      </w:r>
      <w:commentRangeStart w:id="2"/>
      <w:r w:rsidR="00D907AA">
        <w:t>Background</w:t>
      </w:r>
      <w:commentRangeEnd w:id="2"/>
      <w:r w:rsidR="00B455A0">
        <w:rPr>
          <w:rStyle w:val="Kommentarzeichen"/>
          <w:rFonts w:ascii="Palatino Linotype" w:hAnsi="Palatino Linotype" w:cs="Times New Roman"/>
          <w:b w:val="0"/>
          <w:bCs w:val="0"/>
          <w:iCs w:val="0"/>
        </w:rPr>
        <w:commentReference w:id="2"/>
      </w:r>
    </w:p>
    <w:p w14:paraId="75BCF066" w14:textId="1C6C46BA" w:rsidR="00EF30EB" w:rsidRDefault="00662C33" w:rsidP="00CC67DF">
      <w:pPr>
        <w:pStyle w:val="Textkrper"/>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only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
          <w:id w:val="1987739268"/>
          <w:placeholder>
            <w:docPart w:val="DefaultPlaceholder_-1854013440"/>
          </w:placeholder>
        </w:sdtPr>
        <w:sdtEndPr/>
        <w:sdtContent>
          <w:r w:rsidR="003E225F" w:rsidRPr="003E225F">
            <w:rPr>
              <w:color w:val="000000"/>
            </w:rPr>
            <w:t xml:space="preserve">(Graver et al., 2019; </w:t>
          </w:r>
          <w:proofErr w:type="spellStart"/>
          <w:r w:rsidR="003E225F" w:rsidRPr="003E225F">
            <w:rPr>
              <w:color w:val="000000"/>
            </w:rPr>
            <w:t>Klöwer</w:t>
          </w:r>
          <w:proofErr w:type="spellEnd"/>
          <w:r w:rsidR="003E225F" w:rsidRPr="003E225F">
            <w:rPr>
              <w:color w:val="000000"/>
            </w:rPr>
            <w:t xml:space="preserve"> et al., 2020)</w:t>
          </w:r>
        </w:sdtContent>
      </w:sdt>
      <w:r w:rsidR="00C9783E" w:rsidRPr="00C733DC">
        <w:t xml:space="preserve">, </w:t>
      </w:r>
      <w:r w:rsidR="00CC67DF" w:rsidRPr="00C733DC">
        <w:t xml:space="preserve">yet they are </w:t>
      </w:r>
      <w:r w:rsidR="00EF30EB">
        <w:t>reduced</w:t>
      </w:r>
      <w:r w:rsidR="00CC67DF" w:rsidRPr="00C733DC">
        <w:t xml:space="preserve"> at </w:t>
      </w:r>
      <w:r w:rsidR="006C76F6" w:rsidRPr="00C733DC">
        <w:t xml:space="preserve">a </w:t>
      </w:r>
      <w:r w:rsidR="00CC67DF" w:rsidRPr="00C733DC">
        <w:t>relatively low cost.</w:t>
      </w:r>
      <w:r w:rsidR="00526FEB">
        <w:t xml:space="preserve"> </w:t>
      </w:r>
      <w:r w:rsidR="00A82A11" w:rsidRPr="00A82A11">
        <w:t xml:space="preserve">Reducing aviation emissions is also an important goal at the global level and </w:t>
      </w:r>
      <w:r w:rsidR="00A82A11">
        <w:t>therefore</w:t>
      </w:r>
      <w:r w:rsidR="00A82A11" w:rsidRPr="00A82A11">
        <w:t xml:space="preserve"> embedded in the Sustainable development goals</w:t>
      </w:r>
      <w:r w:rsidR="00A82A11">
        <w:t xml:space="preserve"> </w:t>
      </w:r>
      <w:r w:rsidR="00657C94">
        <w:t xml:space="preserve">(SDG) </w:t>
      </w:r>
      <w:r w:rsidR="00A82A11">
        <w:t xml:space="preserve">15 and 17 </w:t>
      </w:r>
      <w:sdt>
        <w:sdtPr>
          <w:rPr>
            <w:color w:val="000000"/>
          </w:rPr>
          <w:tag w:val="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
          <w:id w:val="278921932"/>
          <w:placeholder>
            <w:docPart w:val="DefaultPlaceholder_-1854013440"/>
          </w:placeholder>
        </w:sdtPr>
        <w:sdtEndPr/>
        <w:sdtContent>
          <w:r w:rsidR="003E225F" w:rsidRPr="003E225F">
            <w:rPr>
              <w:color w:val="000000"/>
            </w:rPr>
            <w:t>(Dib, 2021)</w:t>
          </w:r>
        </w:sdtContent>
      </w:sdt>
      <w:r w:rsidR="00A82A11" w:rsidRPr="00A82A11">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ho</w:t>
      </w:r>
      <w:r w:rsidR="00904740">
        <w:t xml:space="preserve"> frequently fly to foreign universities</w:t>
      </w:r>
      <w:r w:rsidR="00CC67DF" w:rsidRPr="00CC67DF">
        <w:t xml:space="preserve"> due to conferences, guest lectures, </w:t>
      </w:r>
      <w:r w:rsidR="009C7281">
        <w:t xml:space="preserve">and </w:t>
      </w:r>
      <w:r w:rsidR="00CC67DF" w:rsidRPr="00CC67DF">
        <w:t>fieldwork.</w:t>
      </w:r>
      <w:r w:rsidR="00071C96">
        <w:t xml:space="preserve"> </w:t>
      </w:r>
      <w:r w:rsidR="00CC67DF" w:rsidRPr="00CC67DF">
        <w:t xml:space="preserve">In recent years, </w:t>
      </w:r>
      <w:r w:rsidR="00DF2AFA">
        <w:t>air travel</w:t>
      </w:r>
      <w:r w:rsidR="00CC67DF" w:rsidRPr="00CC67DF">
        <w:t xml:space="preserve"> done by academic staff received growing attention</w:t>
      </w:r>
      <w:r w:rsidR="00DF2AFA">
        <w:t xml:space="preserve"> </w:t>
      </w:r>
      <w:sdt>
        <w:sdtPr>
          <w:rPr>
            <w:color w:val="000000"/>
          </w:rPr>
          <w:tag w:val="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857724991"/>
          <w:placeholder>
            <w:docPart w:val="DefaultPlaceholder_-1854013440"/>
          </w:placeholder>
        </w:sdtPr>
        <w:sdtEndPr/>
        <w:sdtContent>
          <w:r w:rsidR="003E225F" w:rsidRPr="003E225F">
            <w:rPr>
              <w:color w:val="000000"/>
            </w:rPr>
            <w:t>(</w:t>
          </w:r>
          <w:proofErr w:type="spellStart"/>
          <w:r w:rsidR="003E225F" w:rsidRPr="003E225F">
            <w:rPr>
              <w:color w:val="000000"/>
            </w:rPr>
            <w:t>Achten</w:t>
          </w:r>
          <w:proofErr w:type="spellEnd"/>
          <w:r w:rsidR="003E225F" w:rsidRPr="003E225F">
            <w:rPr>
              <w:color w:val="000000"/>
            </w:rPr>
            <w:t xml:space="preserve"> et al., 2013; </w:t>
          </w:r>
          <w:proofErr w:type="spellStart"/>
          <w:r w:rsidR="003E225F" w:rsidRPr="003E225F">
            <w:rPr>
              <w:color w:val="000000"/>
            </w:rPr>
            <w:t>Biørn</w:t>
          </w:r>
          <w:proofErr w:type="spellEnd"/>
          <w:r w:rsidR="003E225F" w:rsidRPr="003E225F">
            <w:rPr>
              <w:color w:val="000000"/>
            </w:rPr>
            <w:t xml:space="preserve">-Hansen et al., 2021; </w:t>
          </w:r>
          <w:proofErr w:type="spellStart"/>
          <w:r w:rsidR="003E225F" w:rsidRPr="003E225F">
            <w:rPr>
              <w:color w:val="000000"/>
            </w:rPr>
            <w:t>Borgermann</w:t>
          </w:r>
          <w:proofErr w:type="spellEnd"/>
          <w:r w:rsidR="003E225F" w:rsidRPr="003E225F">
            <w:rPr>
              <w:color w:val="000000"/>
            </w:rPr>
            <w:t xml:space="preserve"> et al., 2022)</w:t>
          </w:r>
        </w:sdtContent>
      </w:sdt>
      <w:r w:rsidR="00CC67DF" w:rsidRPr="00CC67DF">
        <w:t>.</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125054410"/>
          <w:placeholder>
            <w:docPart w:val="DefaultPlaceholder_-1854013440"/>
          </w:placeholder>
        </w:sdtPr>
        <w:sdtEndPr/>
        <w:sdtContent>
          <w:r w:rsidR="003E225F" w:rsidRPr="003E225F">
            <w:rPr>
              <w:color w:val="000000"/>
            </w:rPr>
            <w:t>(</w:t>
          </w:r>
          <w:proofErr w:type="spellStart"/>
          <w:r w:rsidR="003E225F" w:rsidRPr="003E225F">
            <w:rPr>
              <w:color w:val="000000"/>
            </w:rPr>
            <w:t>Borgermann</w:t>
          </w:r>
          <w:proofErr w:type="spellEnd"/>
          <w:r w:rsidR="003E225F" w:rsidRPr="003E225F">
            <w:rPr>
              <w:color w:val="000000"/>
            </w:rPr>
            <w:t xml:space="preserve"> et al., 2022)</w:t>
          </w:r>
        </w:sdtContent>
      </w:sdt>
      <w:r w:rsidR="00CC67DF" w:rsidRPr="00CC67DF">
        <w:t>.</w:t>
      </w:r>
      <w:r w:rsidR="00EF30EB">
        <w:t xml:space="preserve"> This is also what MNF in Zurich has decided and would like to change its flight </w:t>
      </w:r>
      <w:r w:rsidR="00904740">
        <w:t>behavior</w:t>
      </w:r>
      <w:r w:rsidR="00EF30EB">
        <w:t>.</w:t>
      </w:r>
    </w:p>
    <w:p w14:paraId="2A72BF65" w14:textId="35BCC8E0" w:rsidR="00CC67DF" w:rsidRDefault="00CC67DF" w:rsidP="00CC67DF">
      <w:pPr>
        <w:pStyle w:val="Textkrper"/>
      </w:pPr>
      <w:r w:rsidRPr="00CC67DF">
        <w:t xml:space="preserve">Similarly, the University of Zurich </w:t>
      </w:r>
      <w:r w:rsidR="00EF30EB">
        <w:t>is</w:t>
      </w:r>
      <w:r w:rsidRPr="00CC67DF">
        <w:t xml:space="preserve"> setting an example</w:t>
      </w:r>
      <w:r w:rsidR="00392E7D">
        <w:t xml:space="preserve">, setting climate goals </w:t>
      </w:r>
      <w:r w:rsidRPr="00CC67DF">
        <w:t xml:space="preserve">to be carbon neutral and </w:t>
      </w:r>
      <w:r w:rsidR="00EF30EB">
        <w:t>reduce</w:t>
      </w:r>
      <w:r w:rsidRPr="00CC67DF">
        <w:t xml:space="preserve"> air </w:t>
      </w:r>
      <w:r w:rsidR="00904740">
        <w:t>traveling</w:t>
      </w:r>
      <w:r w:rsidRPr="00CC67DF">
        <w:t xml:space="preserve"> by 53% by 2030</w:t>
      </w:r>
      <w:r w:rsidR="00657C94">
        <w:t>, using the SDGs as a framework</w:t>
      </w:r>
      <w:r w:rsidR="00CB1717">
        <w:t xml:space="preserve"> </w:t>
      </w:r>
      <w:sdt>
        <w:sdtPr>
          <w:rPr>
            <w:color w:val="000000"/>
          </w:rPr>
          <w:tag w:val="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
          <w:id w:val="572554620"/>
          <w:placeholder>
            <w:docPart w:val="DefaultPlaceholder_-1854013440"/>
          </w:placeholder>
        </w:sdtPr>
        <w:sdtEndPr/>
        <w:sdtContent>
          <w:r w:rsidR="003E225F" w:rsidRPr="003E225F">
            <w:rPr>
              <w:color w:val="000000"/>
            </w:rPr>
            <w:t>(University of Zurich, 03.06.22)</w:t>
          </w:r>
        </w:sdtContent>
      </w:sdt>
      <w:r w:rsidRPr="00CC67DF">
        <w:t>.</w:t>
      </w:r>
      <w:r w:rsidR="00071C96">
        <w:t xml:space="preserve"> </w:t>
      </w:r>
      <w:r w:rsidRPr="00CC67DF">
        <w:t xml:space="preserve">Although the majority in academic circles </w:t>
      </w:r>
      <w:r w:rsidR="00904740">
        <w:t>favor this</w:t>
      </w:r>
      <w:r w:rsidRPr="00CC67DF">
        <w:t xml:space="preserve"> development, questions have arisen as to whether this might not harm academic work as flying and </w:t>
      </w:r>
      <w:r w:rsidR="00904740">
        <w:t>face-to-face</w:t>
      </w:r>
      <w:r w:rsidRPr="00CC67DF">
        <w:t xml:space="preserv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
          <w:id w:val="-421874789"/>
          <w:placeholder>
            <w:docPart w:val="DefaultPlaceholder_-1854013440"/>
          </w:placeholder>
        </w:sdtPr>
        <w:sdtEndPr/>
        <w:sdtContent>
          <w:r w:rsidR="003E225F" w:rsidRPr="003E225F">
            <w:rPr>
              <w:color w:val="000000"/>
            </w:rPr>
            <w:t>(</w:t>
          </w:r>
          <w:proofErr w:type="spellStart"/>
          <w:r w:rsidR="003E225F" w:rsidRPr="003E225F">
            <w:rPr>
              <w:color w:val="000000"/>
            </w:rPr>
            <w:t>Klöwer</w:t>
          </w:r>
          <w:proofErr w:type="spellEnd"/>
          <w:r w:rsidR="003E225F" w:rsidRPr="003E225F">
            <w:rPr>
              <w:color w:val="000000"/>
            </w:rPr>
            <w:t xml:space="preserve"> et al., 2020; </w:t>
          </w:r>
          <w:proofErr w:type="spellStart"/>
          <w:r w:rsidR="003E225F" w:rsidRPr="003E225F">
            <w:rPr>
              <w:color w:val="000000"/>
            </w:rPr>
            <w:t>Kreil</w:t>
          </w:r>
          <w:proofErr w:type="spellEnd"/>
          <w:r w:rsidR="003E225F" w:rsidRPr="003E225F">
            <w:rPr>
              <w:color w:val="000000"/>
            </w:rPr>
            <w:t>, 2021)</w:t>
          </w:r>
        </w:sdtContent>
      </w:sdt>
      <w:r w:rsidRPr="00CC67DF">
        <w:t>.</w:t>
      </w:r>
      <w:r w:rsidR="00071C96">
        <w:t xml:space="preserve"> </w:t>
      </w:r>
      <w:proofErr w:type="gramStart"/>
      <w:r w:rsidRPr="00CC67DF">
        <w:t>Thus</w:t>
      </w:r>
      <w:proofErr w:type="gramEnd"/>
      <w:r w:rsidRPr="00CC67DF">
        <w:t xml:space="preserve"> researching the relationship between academic flying and academic work and finding approaches to reducing emissions via air travel became the subject of multiple studies.</w:t>
      </w:r>
      <w:r w:rsidR="00071C96">
        <w:t xml:space="preserve"> </w:t>
      </w:r>
      <w:r w:rsidRPr="00CC67DF">
        <w:t xml:space="preserve">The study of </w:t>
      </w:r>
      <w:proofErr w:type="spellStart"/>
      <w:r w:rsidRPr="00CC67DF">
        <w:t>Kreil</w:t>
      </w:r>
      <w:proofErr w:type="spellEnd"/>
      <w:r w:rsidRPr="00CC67DF">
        <w:t xml:space="preserve"> et al. (2021) proved</w:t>
      </w:r>
      <w:r w:rsidR="006F3A6A">
        <w:t xml:space="preserve"> </w:t>
      </w:r>
      <w:r w:rsidRPr="00CC67DF">
        <w:t xml:space="preserve">that </w:t>
      </w:r>
      <w:r w:rsidR="00904740">
        <w:t>reducing</w:t>
      </w:r>
      <w:r w:rsidRPr="00CC67DF">
        <w:t xml:space="preserve"> air travel would </w:t>
      </w:r>
      <w:r w:rsidR="00904740">
        <w:t>affect scientific work and</w:t>
      </w:r>
      <w:r w:rsidRPr="00CC67DF">
        <w:t xml:space="preserve"> be beneficial.</w:t>
      </w:r>
      <w:r w:rsidR="00071C96">
        <w:t xml:space="preserve"> </w:t>
      </w:r>
      <w:r w:rsidRPr="00CC67DF">
        <w:t xml:space="preserve">Possible alternatives to long-duration flights were shown in the study by </w:t>
      </w:r>
      <w:proofErr w:type="spellStart"/>
      <w:r w:rsidRPr="00CC67DF">
        <w:t>Klöwer</w:t>
      </w:r>
      <w:proofErr w:type="spellEnd"/>
      <w:r w:rsidRPr="00CC67DF">
        <w:t xml:space="preserve"> et al.</w:t>
      </w:r>
      <w:r w:rsidR="00403F44">
        <w:t xml:space="preserve"> (2020)</w:t>
      </w:r>
      <w:r w:rsidR="00EF30EB">
        <w:t>. They</w:t>
      </w:r>
      <w:r w:rsidRPr="00CC67DF">
        <w:t xml:space="preserve"> demonstrated that virtual conferences have a higher attendance rate and how such annual global </w:t>
      </w:r>
      <w:r w:rsidR="00EF30EB">
        <w:t>meetings</w:t>
      </w:r>
      <w:r w:rsidRPr="00CC67DF">
        <w:t xml:space="preserve"> could be held physically, only biennially</w:t>
      </w:r>
      <w:r w:rsidR="00971BEA">
        <w:t xml:space="preserve">. </w:t>
      </w:r>
      <w:r w:rsidR="00F02977">
        <w:rPr>
          <w:color w:val="000000"/>
        </w:rPr>
        <w:t>For this paper</w:t>
      </w:r>
      <w:r w:rsidR="00904740">
        <w:rPr>
          <w:color w:val="000000"/>
        </w:rPr>
        <w:t>,</w:t>
      </w:r>
      <w:r w:rsidR="00F02977">
        <w:rPr>
          <w:color w:val="000000"/>
        </w:rPr>
        <w:t xml:space="preserve"> </w:t>
      </w:r>
      <w:r w:rsidR="00234BFE">
        <w:rPr>
          <w:color w:val="000000"/>
        </w:rPr>
        <w:t xml:space="preserve">the study from </w:t>
      </w:r>
      <w:sdt>
        <w:sdtPr>
          <w:rPr>
            <w:color w:val="000000"/>
          </w:rPr>
          <w:tag w:val="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983812846"/>
          <w:placeholder>
            <w:docPart w:val="DefaultPlaceholder_-1854013440"/>
          </w:placeholder>
        </w:sdtPr>
        <w:sdtEndPr/>
        <w:sdtContent>
          <w:proofErr w:type="spellStart"/>
          <w:r w:rsidR="003E225F" w:rsidRPr="003E225F">
            <w:rPr>
              <w:color w:val="000000"/>
            </w:rPr>
            <w:t>Ciers</w:t>
          </w:r>
          <w:proofErr w:type="spellEnd"/>
          <w:r w:rsidR="003E225F" w:rsidRPr="003E225F">
            <w:rPr>
              <w:color w:val="000000"/>
            </w:rPr>
            <w:t xml:space="preserve"> et al. (2019)</w:t>
          </w:r>
          <w:r w:rsidR="00904740">
            <w:rPr>
              <w:color w:val="000000"/>
            </w:rPr>
            <w:t xml:space="preserve"> is relevant. They</w:t>
          </w:r>
        </w:sdtContent>
      </w:sdt>
      <w:r w:rsidR="009D7F93">
        <w:rPr>
          <w:color w:val="000000"/>
        </w:rPr>
        <w:t xml:space="preserve"> conducted a case study in Switzerland at the ETH of Lausanne (EPFL), </w:t>
      </w:r>
      <w:r w:rsidR="004F507A">
        <w:rPr>
          <w:color w:val="000000"/>
        </w:rPr>
        <w:t xml:space="preserve">proving that simple measures </w:t>
      </w:r>
      <w:r w:rsidR="00CF3B2F">
        <w:rPr>
          <w:color w:val="000000"/>
        </w:rPr>
        <w:t xml:space="preserve">such </w:t>
      </w:r>
      <w:r w:rsidR="004F507A">
        <w:rPr>
          <w:color w:val="000000"/>
        </w:rPr>
        <w:t xml:space="preserve">as </w:t>
      </w:r>
      <w:r w:rsidR="001D2442">
        <w:rPr>
          <w:color w:val="000000"/>
        </w:rPr>
        <w:t xml:space="preserve">changing to economy class and replacing short-haul flights with an alternative travel option </w:t>
      </w:r>
      <w:r w:rsidR="00904740">
        <w:rPr>
          <w:color w:val="000000"/>
        </w:rPr>
        <w:t>can</w:t>
      </w:r>
      <w:r w:rsidR="00CF3B2F">
        <w:rPr>
          <w:color w:val="000000"/>
        </w:rPr>
        <w:t xml:space="preserve"> reduce emissions by 36%. </w:t>
      </w:r>
      <w:r w:rsidRPr="00CC67DF">
        <w:t>Contrary to other papers, whic</w:t>
      </w:r>
      <w:r w:rsidR="00EF30EB">
        <w:t>h thematize</w:t>
      </w:r>
      <w:r w:rsidRPr="00CC67DF">
        <w:t xml:space="preserve"> the problem on a more global scale</w:t>
      </w:r>
      <w:r w:rsidR="00557BA8">
        <w:t xml:space="preserve"> </w:t>
      </w:r>
      <w:r w:rsidR="00362D51">
        <w:t>or analyze</w:t>
      </w:r>
      <w:r w:rsidR="00557BA8">
        <w:t xml:space="preserve"> </w:t>
      </w:r>
      <w:r w:rsidR="00904740">
        <w:t>behavior</w:t>
      </w:r>
      <w:r w:rsidR="00362D51" w:rsidRPr="00362D51">
        <w:t xml:space="preserve"> patterns</w:t>
      </w:r>
      <w:r w:rsidR="00362D51">
        <w:t xml:space="preserve"> of resea</w:t>
      </w:r>
      <w:r w:rsidR="0001157B">
        <w:t>rchers</w:t>
      </w:r>
      <w:r w:rsidRPr="00CC67DF">
        <w:t xml:space="preserve">, </w:t>
      </w:r>
      <w:r w:rsidR="00EF30EB">
        <w:t>this paper aims</w:t>
      </w:r>
      <w:r w:rsidRPr="00CC67DF">
        <w:t xml:space="preserve"> to find</w:t>
      </w:r>
      <w:r w:rsidR="00F27ECC">
        <w:t xml:space="preserve">, </w:t>
      </w:r>
      <w:proofErr w:type="gramStart"/>
      <w:r w:rsidR="00F27ECC">
        <w:t>similar to</w:t>
      </w:r>
      <w:proofErr w:type="gramEnd"/>
      <w:r w:rsidR="00F27ECC">
        <w:t xml:space="preserve"> </w:t>
      </w:r>
      <w:proofErr w:type="spellStart"/>
      <w:r w:rsidR="00F27ECC">
        <w:t>Ciers</w:t>
      </w:r>
      <w:proofErr w:type="spellEnd"/>
      <w:r w:rsidR="00F27ECC">
        <w:t xml:space="preserve"> et al. (2019)</w:t>
      </w:r>
      <w:r w:rsidR="00904740">
        <w:t>,</w:t>
      </w:r>
      <w:r w:rsidR="00F27ECC">
        <w:t xml:space="preserve"> </w:t>
      </w:r>
      <w:r w:rsidR="005B7AC9">
        <w:t>easy</w:t>
      </w:r>
      <w:r w:rsidRPr="00CC67DF">
        <w:t xml:space="preserve"> and applicable solutions to reduce air travel emissions at the university level, which are easier to implement.</w:t>
      </w:r>
      <w:r w:rsidR="0001157B">
        <w:t xml:space="preserve"> </w:t>
      </w:r>
    </w:p>
    <w:p w14:paraId="5C8709F5" w14:textId="24A023FB" w:rsidR="00CC67DF" w:rsidRDefault="00D907AA" w:rsidP="00D907AA">
      <w:pPr>
        <w:pStyle w:val="berschrift2"/>
      </w:pPr>
      <w:r>
        <w:lastRenderedPageBreak/>
        <w:t>2.</w:t>
      </w:r>
      <w:r w:rsidR="00071C96">
        <w:t xml:space="preserve"> </w:t>
      </w:r>
      <w:r>
        <w:t>Research goal</w:t>
      </w:r>
    </w:p>
    <w:p w14:paraId="678581DE" w14:textId="3B4621B3" w:rsidR="00A101F3" w:rsidRDefault="00A101F3" w:rsidP="00A101F3">
      <w:pPr>
        <w:pStyle w:val="Textkrper"/>
      </w:pPr>
      <w:r w:rsidRPr="00A101F3">
        <w:t>This study aims to provide the MNF with an analysis of all flight emissions by flight journeys that the MNF fund</w:t>
      </w:r>
      <w:r w:rsidR="00A004F1">
        <w:t>ed</w:t>
      </w:r>
      <w:r w:rsidRPr="00A101F3">
        <w:t>.</w:t>
      </w:r>
      <w:r w:rsidR="00500024">
        <w:t xml:space="preserve"> </w:t>
      </w:r>
      <w:r w:rsidRPr="00A101F3">
        <w:t xml:space="preserve">The goal is to present concrete propositions on how the MNF can reduce its flight emissions by 53% by 2030 and the influence of flight classes on this reduction target. </w:t>
      </w:r>
    </w:p>
    <w:p w14:paraId="6A8C3F59" w14:textId="4B029481" w:rsidR="00CC67DF" w:rsidRDefault="002D6C88" w:rsidP="000E4833">
      <w:pPr>
        <w:pStyle w:val="Textkrper"/>
      </w:pPr>
      <w:r>
        <w:t xml:space="preserve">First, </w:t>
      </w:r>
      <w:r w:rsidR="00691A4C">
        <w:t>exciting</w:t>
      </w:r>
      <w:r w:rsidR="00A365CA">
        <w:t xml:space="preserve"> flight patterns</w:t>
      </w:r>
      <w:r w:rsidR="00803D93">
        <w:t xml:space="preserve"> </w:t>
      </w:r>
      <w:r w:rsidR="00A365CA">
        <w:t>will be discussed</w:t>
      </w:r>
      <w:r w:rsidR="00803D93">
        <w:t xml:space="preserve">, on which </w:t>
      </w:r>
      <w:r w:rsidR="000E4833">
        <w:t>two complementary strategies will be investigated</w:t>
      </w:r>
      <w:r w:rsidR="00B63673">
        <w:t>.</w:t>
      </w:r>
      <w:r w:rsidR="00071C96">
        <w:t xml:space="preserve"> </w:t>
      </w:r>
      <w:r w:rsidR="000E4833">
        <w:t>How strong is the impact of the various flight classes</w:t>
      </w:r>
      <w:r w:rsidR="00EF30EB">
        <w:t>,</w:t>
      </w:r>
      <w:r w:rsidR="000E4833">
        <w:t xml:space="preserve"> and how impactful is the shift to solely economy flights?</w:t>
      </w:r>
      <w:r w:rsidR="00071C96">
        <w:t xml:space="preserve"> </w:t>
      </w:r>
      <w:r w:rsidR="000E4833">
        <w:t xml:space="preserve">Further, the effect and gravity of short-haul flights in Europe will be assessed to </w:t>
      </w:r>
      <w:r w:rsidR="00EF30EB">
        <w:t>recommend</w:t>
      </w:r>
      <w:r w:rsidR="000E4833">
        <w:t xml:space="preserve"> </w:t>
      </w:r>
      <w:r w:rsidR="00EF30EB">
        <w:t>reducing the number of flights</w:t>
      </w:r>
      <w:r w:rsidR="000E4833">
        <w:t xml:space="preserve"> to achieve the climate targets.</w:t>
      </w:r>
    </w:p>
    <w:p w14:paraId="7A42EAEF" w14:textId="749E4994" w:rsidR="00D907AA" w:rsidRDefault="00D907AA" w:rsidP="00D907AA">
      <w:pPr>
        <w:pStyle w:val="berschrift2"/>
      </w:pPr>
      <w:r>
        <w:t>3</w:t>
      </w:r>
      <w:r w:rsidR="00CC67DF">
        <w:t>.</w:t>
      </w:r>
      <w:r w:rsidR="00071C96">
        <w:t xml:space="preserve"> </w:t>
      </w:r>
      <w:r w:rsidR="00CC67DF">
        <w:t>Methods</w:t>
      </w:r>
      <w:r>
        <w:t xml:space="preserve"> and data</w:t>
      </w:r>
    </w:p>
    <w:p w14:paraId="34FC1239" w14:textId="0BB2E316" w:rsidR="00D907AA" w:rsidRDefault="00D907AA" w:rsidP="00D907AA">
      <w:pPr>
        <w:pStyle w:val="berschrift3"/>
      </w:pPr>
      <w:r>
        <w:t>3.1 Data</w:t>
      </w:r>
    </w:p>
    <w:p w14:paraId="670BC88D" w14:textId="2672FD7D" w:rsidR="000F2607" w:rsidRDefault="000F2607" w:rsidP="000F2607">
      <w:pPr>
        <w:pStyle w:val="Textkrper"/>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r w:rsidR="00077C30">
        <w:fldChar w:fldCharType="begin"/>
      </w:r>
      <w:r w:rsidR="00077C30">
        <w:instrText xml:space="preserve"> SEQ Table \* ARABIC </w:instrText>
      </w:r>
      <w:r w:rsidR="00077C30">
        <w:fldChar w:fldCharType="separate"/>
      </w:r>
      <w:r w:rsidR="00B547AC">
        <w:rPr>
          <w:noProof/>
        </w:rPr>
        <w:t>1</w:t>
      </w:r>
      <w:r w:rsidR="00077C30">
        <w:rPr>
          <w:noProof/>
        </w:rPr>
        <w:fldChar w:fldCharType="end"/>
      </w:r>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EinfacheTabel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685226C0" w14:textId="77777777" w:rsidR="00C54EBA" w:rsidRPr="00C54EBA" w:rsidRDefault="00C54EBA" w:rsidP="00C54EBA"/>
    <w:p w14:paraId="0DF7C6E3" w14:textId="45154F49" w:rsidR="00CC67DF" w:rsidRDefault="00D907AA" w:rsidP="00CC67DF">
      <w:pPr>
        <w:pStyle w:val="berschrift3"/>
      </w:pPr>
      <w:r>
        <w:t>3</w:t>
      </w:r>
      <w:r w:rsidR="00CC67DF">
        <w:t>.</w:t>
      </w:r>
      <w:r>
        <w:t>2</w:t>
      </w:r>
      <w:r w:rsidR="00CC67DF">
        <w:t xml:space="preserve"> </w:t>
      </w:r>
      <w:r w:rsidR="00EF30EB">
        <w:t>Preprocessing</w:t>
      </w:r>
    </w:p>
    <w:p w14:paraId="7A0BDAB4" w14:textId="04A152C0" w:rsidR="00EF30EB" w:rsidRDefault="00CC67DF" w:rsidP="00CC67DF">
      <w:pPr>
        <w:pStyle w:val="Textkrper"/>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
          <w:id w:val="-224534449"/>
          <w:placeholder>
            <w:docPart w:val="DefaultPlaceholder_-1854013440"/>
          </w:placeholder>
        </w:sdtPr>
        <w:sdtEndPr/>
        <w:sdtContent>
          <w:r w:rsidR="003E225F" w:rsidRPr="003E225F">
            <w:rPr>
              <w:color w:val="000000"/>
            </w:rPr>
            <w:t>(</w:t>
          </w:r>
          <w:proofErr w:type="spellStart"/>
          <w:r w:rsidR="003E225F" w:rsidRPr="003E225F">
            <w:rPr>
              <w:color w:val="000000"/>
            </w:rPr>
            <w:t>AviationEdge</w:t>
          </w:r>
          <w:proofErr w:type="spellEnd"/>
          <w:r w:rsidR="003E225F" w:rsidRPr="003E225F">
            <w:rPr>
              <w:color w:val="000000"/>
            </w:rPr>
            <w:t>,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1797ADBD" w:rsidR="00216C40" w:rsidRPr="00CC09E8" w:rsidRDefault="00CC67DF" w:rsidP="00CC67DF">
      <w:pPr>
        <w:pStyle w:val="Textkrper"/>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xml:space="preserve">, using an API from </w:t>
      </w:r>
      <w:proofErr w:type="spellStart"/>
      <w:r>
        <w:t>GoClimate</w:t>
      </w:r>
      <w:proofErr w:type="spellEnd"/>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
          <w:id w:val="-2124212404"/>
          <w:placeholder>
            <w:docPart w:val="DefaultPlaceholder_-1854013440"/>
          </w:placeholder>
        </w:sdtPr>
        <w:sdtEndPr/>
        <w:sdtContent>
          <w:r w:rsidR="003E225F" w:rsidRPr="003E225F">
            <w:rPr>
              <w:color w:val="000000"/>
            </w:rPr>
            <w:t>(</w:t>
          </w:r>
          <w:proofErr w:type="spellStart"/>
          <w:r w:rsidR="003E225F" w:rsidRPr="003E225F">
            <w:rPr>
              <w:color w:val="000000"/>
            </w:rPr>
            <w:t>GoClimate</w:t>
          </w:r>
          <w:proofErr w:type="spellEnd"/>
          <w:r w:rsidR="003E225F" w:rsidRPr="003E225F">
            <w:rPr>
              <w:color w:val="000000"/>
            </w:rPr>
            <w:t>,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berschrift3"/>
      </w:pPr>
      <w:r>
        <w:t>3</w:t>
      </w:r>
      <w:r w:rsidR="003F6A7D">
        <w:t>.</w:t>
      </w:r>
      <w:r>
        <w:t>3</w:t>
      </w:r>
      <w:r w:rsidR="003F6A7D">
        <w:t xml:space="preserve"> </w:t>
      </w:r>
      <w:r w:rsidR="00CC67DF">
        <w:t>Analysis</w:t>
      </w:r>
    </w:p>
    <w:p w14:paraId="33895129" w14:textId="30E6BCD3" w:rsidR="003B05E0" w:rsidRDefault="0012694C" w:rsidP="00C90CA1">
      <w:pPr>
        <w:pStyle w:val="Textkrper"/>
      </w:pPr>
      <w:r>
        <w:t>The</w:t>
      </w:r>
      <w:r w:rsidR="00EB0F22">
        <w:t xml:space="preserve"> data were first aggregated and supplemented with </w:t>
      </w:r>
      <w:r w:rsidR="00F95542">
        <w:t>supplementary</w:t>
      </w:r>
      <w:r w:rsidR="00EB0F22">
        <w:t xml:space="preserve"> variables for </w:t>
      </w:r>
      <w:r>
        <w:t xml:space="preserve">statistical </w:t>
      </w:r>
      <w:r w:rsidR="00EB0F22">
        <w:t>analysis. This included the flight distance for each flight</w:t>
      </w:r>
      <w:r w:rsidR="00F95542">
        <w:t xml:space="preserve"> (km)</w:t>
      </w:r>
      <w:r w:rsidR="00EB0F22">
        <w:t>, as well as the kgCO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0C4622">
        <w:t>"</w:t>
      </w:r>
      <w:r w:rsidR="00EB0F22">
        <w:t>Observed</w:t>
      </w:r>
      <w:r w:rsidR="000C4622">
        <w:t>"</w:t>
      </w:r>
      <w:r w:rsidR="00EB0F22">
        <w:t xml:space="preserve"> was used for the original </w:t>
      </w:r>
      <w:r w:rsidR="004A5942">
        <w:t>dataset</w:t>
      </w:r>
      <w:r>
        <w:t>. The</w:t>
      </w:r>
      <w:r w:rsidR="00EB0F22">
        <w:t xml:space="preserve"> </w:t>
      </w:r>
      <w:r w:rsidR="00EF30EB">
        <w:t>word</w:t>
      </w:r>
      <w:r w:rsidR="00EB0F22">
        <w:t xml:space="preserve"> </w:t>
      </w:r>
      <w:r w:rsidR="000C4622">
        <w:t>"</w:t>
      </w:r>
      <w:r w:rsidR="00EB0F22">
        <w:t xml:space="preserve">Economy </w:t>
      </w:r>
      <w:r w:rsidR="00066433">
        <w:t>m</w:t>
      </w:r>
      <w:r w:rsidR="00EB0F22">
        <w:t>odel</w:t>
      </w:r>
      <w:r w:rsidR="000C4622">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4C014CE7" w:rsidR="003B05E0" w:rsidRDefault="003B05E0" w:rsidP="00B0432E">
      <w:pPr>
        <w:jc w:val="center"/>
      </w:pPr>
      <w:r>
        <w:t xml:space="preserve">Figure </w:t>
      </w:r>
      <w:r w:rsidR="00077C30">
        <w:fldChar w:fldCharType="begin"/>
      </w:r>
      <w:r w:rsidR="00077C30">
        <w:instrText xml:space="preserve"> SEQ Figure \* ARABIC </w:instrText>
      </w:r>
      <w:r w:rsidR="00077C30">
        <w:fldChar w:fldCharType="separate"/>
      </w:r>
      <w:r w:rsidR="00E92662">
        <w:rPr>
          <w:noProof/>
        </w:rPr>
        <w:t>1</w:t>
      </w:r>
      <w:r w:rsidR="00077C30">
        <w:rPr>
          <w:noProof/>
        </w:rPr>
        <w:fldChar w:fldCharType="end"/>
      </w:r>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w:t>
      </w:r>
      <w:r w:rsidR="001A063D">
        <w:t>blue</w:t>
      </w:r>
      <w:r>
        <w:t>).</w:t>
      </w:r>
    </w:p>
    <w:p w14:paraId="7419E24F" w14:textId="77777777" w:rsidR="00E40813" w:rsidRDefault="00E40813" w:rsidP="00B0432E">
      <w:pPr>
        <w:jc w:val="center"/>
      </w:pPr>
    </w:p>
    <w:p w14:paraId="68D5C874" w14:textId="77777777" w:rsidR="003008EA" w:rsidRDefault="003008EA" w:rsidP="00C90CA1">
      <w:pPr>
        <w:pStyle w:val="Textkrper"/>
      </w:pPr>
      <w:r>
        <w:t xml:space="preserve">As shown in Figure.1, flights shorter than 1000 km are responsible for the highest emissions per kilometer. The emissions remain constant for the same flight class from a flight distance of 5000 km. Thus, the emissions for a flight of 5000 km are not higher per kilometer than a flight of 15’000 km. </w:t>
      </w:r>
    </w:p>
    <w:p w14:paraId="3E4823AE" w14:textId="2A3FB37F" w:rsidR="00C90CA1" w:rsidRDefault="00B0432E" w:rsidP="00C90CA1">
      <w:pPr>
        <w:pStyle w:val="Textkrper"/>
      </w:pPr>
      <w:r>
        <w:t>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w:t>
      </w:r>
      <w:r w:rsidR="009A6968">
        <w:t xml:space="preserve"> </w:t>
      </w:r>
      <w:r>
        <w:t xml:space="preserve">km from Switzerland. </w:t>
      </w:r>
      <w:r w:rsidR="00EB0F22">
        <w:t>The radius of 1000</w:t>
      </w:r>
      <w:r w:rsidR="009A6968">
        <w:t xml:space="preserve"> </w:t>
      </w:r>
      <w:r w:rsidR="00EB0F22">
        <w:t>km was obtained from the values of kgCO</w:t>
      </w:r>
      <w:r w:rsidR="00EB0F22" w:rsidRPr="00B15227">
        <w:rPr>
          <w:vertAlign w:val="subscript"/>
        </w:rPr>
        <w:t>2</w:t>
      </w:r>
      <w:r w:rsidR="00B15227">
        <w:t>/km</w:t>
      </w:r>
      <w:r w:rsidR="00EB0F22">
        <w:t>, which were plotted against the total flight distance of the flight</w:t>
      </w:r>
      <w:r w:rsidR="006C53D0">
        <w:t>, from which a threshold was selected</w:t>
      </w:r>
      <w:r w:rsidR="00203E19">
        <w:t xml:space="preserve"> (</w:t>
      </w:r>
      <w:r w:rsidR="00D6199D">
        <w:t>F</w:t>
      </w:r>
      <w:r w:rsidR="00203E19">
        <w:t>igure 1)</w:t>
      </w:r>
      <w:r w:rsidR="00EB0F22">
        <w:t xml:space="preserve">. In a further step, the 3-year average of the emissions of all flights was calculated, as well as the emission reduction target of </w:t>
      </w:r>
      <w:r w:rsidR="009E6FC8">
        <w:t xml:space="preserve">the </w:t>
      </w:r>
      <w:r w:rsidR="00EB0F22">
        <w:t xml:space="preserve">MNF with a minus of 53% compared to the 3-year average. This difference in emissions was then calculated per capita so that the emissions over the next </w:t>
      </w:r>
      <w:r w:rsidR="00167F84">
        <w:t>eight</w:t>
      </w:r>
      <w:r w:rsidR="00EB0F22">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904740">
        <w:t>modeled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w:t>
      </w:r>
      <w:r w:rsidR="009A6968">
        <w:t xml:space="preserve"> </w:t>
      </w:r>
      <w:r w:rsidR="00C90CA1">
        <w:t>km</w:t>
      </w:r>
      <w:r w:rsidR="009E6FC8">
        <w:t xml:space="preserve"> flight distance</w:t>
      </w:r>
      <w:r w:rsidR="00C90CA1">
        <w:t xml:space="preserve">. </w:t>
      </w:r>
    </w:p>
    <w:p w14:paraId="40EF6FEA" w14:textId="2887CEE8" w:rsidR="00CF27A3" w:rsidRDefault="00691A4C" w:rsidP="008847A6">
      <w:pPr>
        <w:pStyle w:val="Textkrper"/>
      </w:pPr>
      <w:r>
        <w:t>An apparent</w:t>
      </w:r>
      <w:r w:rsidR="002615D8">
        <w:t xml:space="preserve">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2E1AF906" w14:textId="33D628F9" w:rsidR="00CC67DF" w:rsidRDefault="00D907AA" w:rsidP="00E20E87">
      <w:pPr>
        <w:pStyle w:val="berschrift2"/>
      </w:pPr>
      <w:commentRangeStart w:id="3"/>
      <w:r>
        <w:t>4</w:t>
      </w:r>
      <w:r w:rsidR="003F6A7D">
        <w:t>.</w:t>
      </w:r>
      <w:r w:rsidR="00071C96">
        <w:t xml:space="preserve"> </w:t>
      </w:r>
      <w:r w:rsidR="00CC67DF">
        <w:t>Results</w:t>
      </w:r>
      <w:commentRangeEnd w:id="3"/>
      <w:r w:rsidR="00D70B55">
        <w:rPr>
          <w:rStyle w:val="Kommentarzeichen"/>
          <w:rFonts w:ascii="Palatino Linotype" w:hAnsi="Palatino Linotype" w:cs="Times New Roman"/>
          <w:b w:val="0"/>
          <w:bCs w:val="0"/>
          <w:iCs w:val="0"/>
        </w:rPr>
        <w:commentReference w:id="3"/>
      </w:r>
    </w:p>
    <w:p w14:paraId="0ACD2877" w14:textId="2B51B8E0" w:rsidR="00D70B55" w:rsidRPr="00D70B55" w:rsidRDefault="006274A1" w:rsidP="006274A1">
      <w:pPr>
        <w:pStyle w:val="Textkrper"/>
      </w:pPr>
      <w:commentRangeStart w:id="4"/>
      <w:r w:rsidRPr="006274A1">
        <w:t xml:space="preserve">The subtitles of </w:t>
      </w:r>
      <w:commentRangeEnd w:id="4"/>
      <w:r w:rsidR="005C0D48">
        <w:rPr>
          <w:rStyle w:val="Kommentarzeichen"/>
        </w:rPr>
        <w:commentReference w:id="4"/>
      </w:r>
      <w:r w:rsidRPr="006274A1">
        <w:t xml:space="preserve">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followed by the influence of cabin class (1st measure), reduction of short-haul flights (2nd measure)</w:t>
      </w:r>
      <w:r w:rsidR="00904740">
        <w:t>,</w:t>
      </w:r>
      <w:r w:rsidRPr="006274A1">
        <w:t xml:space="preserve"> and, </w:t>
      </w:r>
      <w:proofErr w:type="gramStart"/>
      <w:r w:rsidRPr="006274A1">
        <w:t>last but not least</w:t>
      </w:r>
      <w:proofErr w:type="gramEnd"/>
      <w:r w:rsidRPr="006274A1">
        <w:t xml:space="preserve">, the effects of the measures on </w:t>
      </w:r>
      <w:r w:rsidR="005C0D48">
        <w:t xml:space="preserve">the </w:t>
      </w:r>
      <w:r w:rsidRPr="006274A1">
        <w:t>MNF and its employees.</w:t>
      </w:r>
    </w:p>
    <w:p w14:paraId="0A8AD694" w14:textId="7DCBB7C8" w:rsidR="001203B2" w:rsidRDefault="00CF1677" w:rsidP="007203CA">
      <w:pPr>
        <w:pStyle w:val="berschrift3"/>
      </w:pPr>
      <w:r>
        <w:t xml:space="preserve">4.1 </w:t>
      </w:r>
      <w:r w:rsidR="008F2CA6">
        <w:t>Spatial</w:t>
      </w:r>
      <w:r w:rsidR="001203B2">
        <w:t xml:space="preserve"> flight</w:t>
      </w:r>
      <w:r w:rsidR="008F2CA6">
        <w:t xml:space="preserve"> patterns </w:t>
      </w:r>
    </w:p>
    <w:p w14:paraId="22E3CC40" w14:textId="318C79CC" w:rsidR="004D7792" w:rsidRDefault="00A71837" w:rsidP="004D7792">
      <w:pPr>
        <w:pStyle w:val="Textkrper"/>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904740">
        <w:t>over</w:t>
      </w:r>
      <w:r w:rsidR="00534960">
        <w:t xml:space="preserve"> a</w:t>
      </w:r>
      <w:r w:rsidR="00904740">
        <w:t xml:space="preserve"> period</w:t>
      </w:r>
      <w:r w:rsidR="00534960">
        <w:t xml:space="preserve"> of</w:t>
      </w:r>
      <w:r w:rsidRPr="00A71837">
        <w:t xml:space="preserve"> 3 years.</w:t>
      </w:r>
      <w:r>
        <w:t xml:space="preserve"> T</w:t>
      </w:r>
      <w:r w:rsidR="004D7792">
        <w:t xml:space="preserve">he minimum distance flown is </w:t>
      </w:r>
      <w:r w:rsidR="004D7792" w:rsidRPr="008B03D1">
        <w:t>63.41</w:t>
      </w:r>
      <w:r w:rsidR="003F20DD">
        <w:t xml:space="preserve"> </w:t>
      </w:r>
      <w:r w:rsidR="004D7792">
        <w:t xml:space="preserve">km, while the maximum distance is </w:t>
      </w:r>
      <w:r w:rsidR="004D7792" w:rsidRPr="008B03D1">
        <w:t>15</w:t>
      </w:r>
      <w:r w:rsidR="004D7792">
        <w:t>’</w:t>
      </w:r>
      <w:r w:rsidR="004D7792" w:rsidRPr="008B03D1">
        <w:t>731.34</w:t>
      </w:r>
      <w:r w:rsidR="003F20DD">
        <w:t xml:space="preserve"> </w:t>
      </w:r>
      <w:r w:rsidR="004D7792">
        <w:t>km. On the other hand, the mean is 2800</w:t>
      </w:r>
      <w:r w:rsidR="003F20DD">
        <w:t xml:space="preserve"> </w:t>
      </w:r>
      <w:r w:rsidR="004D7792">
        <w:t>km, while the median is 1100</w:t>
      </w:r>
      <w:r w:rsidR="003F20DD">
        <w:t xml:space="preserve"> </w:t>
      </w:r>
      <w:r w:rsidR="004D7792">
        <w:t xml:space="preserve">km for </w:t>
      </w:r>
      <w:commentRangeStart w:id="5"/>
      <w:commentRangeStart w:id="6"/>
      <w:r w:rsidR="004D7792">
        <w:t>all 7018 flights</w:t>
      </w:r>
      <w:commentRangeEnd w:id="5"/>
      <w:r w:rsidR="003F20DD">
        <w:rPr>
          <w:rStyle w:val="Kommentarzeichen"/>
        </w:rPr>
        <w:commentReference w:id="5"/>
      </w:r>
      <w:commentRangeEnd w:id="6"/>
      <w:r w:rsidR="003008EA">
        <w:rPr>
          <w:rStyle w:val="Kommentarzeichen"/>
        </w:rPr>
        <w:commentReference w:id="6"/>
      </w:r>
      <w:r w:rsidR="005C6896">
        <w:t>.</w:t>
      </w:r>
      <w:r w:rsidR="004D7792">
        <w:t xml:space="preserve"> This significant difference in the median and mean </w:t>
      </w:r>
      <w:r w:rsidR="004D7792">
        <w:lastRenderedPageBreak/>
        <w:t xml:space="preserve">shows that most flights were short-distance flights. </w:t>
      </w:r>
      <w:r w:rsidR="004D7792" w:rsidRPr="00EF539A">
        <w:t>The same result was derived from an analysis of the distance distribution, where 48% of all flights were less than 1000</w:t>
      </w:r>
      <w:r w:rsidR="005C6896">
        <w:t xml:space="preserve"> </w:t>
      </w:r>
      <w:r w:rsidR="004D7792" w:rsidRPr="00EF539A">
        <w:t>km</w:t>
      </w:r>
      <w:r w:rsidR="00534960">
        <w:t xml:space="preserve">. </w:t>
      </w:r>
      <w:r w:rsidR="00580DB9" w:rsidRPr="00580DB9">
        <w:t xml:space="preserve">Nevertheless, the </w:t>
      </w:r>
      <w:r w:rsidR="00904740">
        <w:t>favorite</w:t>
      </w:r>
      <w:r w:rsidR="00580DB9" w:rsidRPr="00580DB9">
        <w:t xml:space="preserve"> long-distance destinations are most often in the United States, followed by Asia, with Japan, India, and Thailand. There are also occasional flights to South America, Africa, and Australia, but drastically fewer </w:t>
      </w:r>
      <w:r w:rsidR="00904740">
        <w:t>than</w:t>
      </w:r>
      <w:r w:rsidR="00580DB9" w:rsidRPr="00580DB9">
        <w:t xml:space="preserve">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1FDC60C1" w:rsidR="005977EF" w:rsidRDefault="00E92662" w:rsidP="00E92662">
      <w:pPr>
        <w:jc w:val="center"/>
      </w:pPr>
      <w:r>
        <w:t xml:space="preserve">Figure </w:t>
      </w:r>
      <w:r w:rsidR="00077C30">
        <w:fldChar w:fldCharType="begin"/>
      </w:r>
      <w:r w:rsidR="00077C30">
        <w:instrText xml:space="preserve"> SEQ Figure \* ARABIC </w:instrText>
      </w:r>
      <w:r w:rsidR="00077C30">
        <w:fldChar w:fldCharType="separate"/>
      </w:r>
      <w:r>
        <w:rPr>
          <w:noProof/>
        </w:rPr>
        <w:t>2</w:t>
      </w:r>
      <w:r w:rsidR="00077C30">
        <w:rPr>
          <w:noProof/>
        </w:rPr>
        <w:fldChar w:fldCharType="end"/>
      </w:r>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w:t>
      </w:r>
      <w:r w:rsidR="00904740">
        <w:t>,</w:t>
      </w:r>
      <w:r w:rsidR="0012694C">
        <w:t xml:space="preserve"> and arrival and departure </w:t>
      </w:r>
      <w:r w:rsidR="000D4851">
        <w:t xml:space="preserve">airports are </w:t>
      </w:r>
      <w:proofErr w:type="spellStart"/>
      <w:r w:rsidR="00904740">
        <w:t>colored</w:t>
      </w:r>
      <w:r w:rsidR="000D4851">
        <w:t xml:space="preserve"> </w:t>
      </w:r>
      <w:proofErr w:type="spellEnd"/>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berschrift3"/>
      </w:pPr>
      <w:r>
        <w:t xml:space="preserve">4.2 </w:t>
      </w:r>
      <w:r w:rsidR="00EA2214">
        <w:t>Flying</w:t>
      </w:r>
      <w:r>
        <w:t xml:space="preserve"> </w:t>
      </w:r>
      <w:r w:rsidR="00A412C0">
        <w:t>economy class</w:t>
      </w:r>
      <w:r w:rsidR="00304D29">
        <w:t xml:space="preserve"> (Measure 1)</w:t>
      </w:r>
    </w:p>
    <w:p w14:paraId="52223D03" w14:textId="3F117DE7" w:rsidR="00CF27A3" w:rsidRDefault="00243E2A" w:rsidP="00243E2A">
      <w:pPr>
        <w:pStyle w:val="Textkrper"/>
      </w:pPr>
      <w:r>
        <w:t xml:space="preserve">The analysis of the flight classes showed that the MNF already flew economy for the most part. </w:t>
      </w:r>
      <w:r w:rsidR="00C31B03">
        <w:t>Business-class</w:t>
      </w:r>
      <w:r>
        <w:t xml:space="preserve"> was flown second most frequently, followed by Premium Economy. In the </w:t>
      </w:r>
      <w:r w:rsidR="00073695">
        <w:t>analyzed</w:t>
      </w:r>
      <w:r>
        <w:t xml:space="preserve"> </w:t>
      </w:r>
      <w:r w:rsidR="00073695">
        <w:t>period</w:t>
      </w:r>
      <w:r w:rsidR="00904740">
        <w:t>,</w:t>
      </w:r>
      <w:r>
        <w:t xml:space="preserve"> only one flight</w:t>
      </w:r>
      <w:r w:rsidR="00073695">
        <w:t xml:space="preserve"> </w:t>
      </w:r>
      <w:r w:rsidR="005C0D48">
        <w:t xml:space="preserve">was registered as </w:t>
      </w:r>
      <w:r w:rsidR="00C31B03">
        <w:t>first-class</w:t>
      </w:r>
      <w:r>
        <w:t xml:space="preserve"> in 2020. The plot (Figure 3) </w:t>
      </w:r>
      <w:r w:rsidR="00904740">
        <w:t>compares</w:t>
      </w:r>
      <w:r>
        <w:t xml:space="preserve"> the observed and the </w:t>
      </w:r>
      <w:r w:rsidR="00073695">
        <w:t xml:space="preserve">calculated </w:t>
      </w:r>
      <w:r>
        <w:t xml:space="preserve">economy model.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over the whole period</w:t>
      </w:r>
      <w:r>
        <w:t xml:space="preserve">, but the difference seems to be smaller </w:t>
      </w:r>
      <w:r w:rsidR="00D25F94">
        <w:t>than</w:t>
      </w:r>
      <w:r w:rsidR="00C47D33">
        <w:t xml:space="preserve"> </w:t>
      </w:r>
      <w:r w:rsidR="00904740">
        <w:t>anticipated</w:t>
      </w:r>
      <w:r w:rsidR="00D25F94">
        <w:t>.</w:t>
      </w:r>
      <w:r w:rsidR="00F32643">
        <w:t xml:space="preserve"> </w:t>
      </w:r>
      <w:r w:rsidR="00F32643" w:rsidRPr="00F32643">
        <w:t>With a class change, 72</w:t>
      </w:r>
      <w:r w:rsidR="007057BB">
        <w:t>'</w:t>
      </w:r>
      <w:r w:rsidR="00F32643" w:rsidRPr="00F32643">
        <w:t>800 kgCO2 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kgCO2 in 2019, and 22</w:t>
      </w:r>
      <w:r w:rsidR="007057BB">
        <w:t>'</w:t>
      </w:r>
      <w:r w:rsidR="00F32643" w:rsidRPr="00F32643">
        <w:t>400</w:t>
      </w:r>
      <w:r w:rsidR="004445D6">
        <w:t xml:space="preserve"> </w:t>
      </w:r>
      <w:r w:rsidR="00F32643" w:rsidRPr="00F32643">
        <w:t>kgCO2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kgCO2</w:t>
      </w:r>
      <w:r w:rsidR="00110340" w:rsidRPr="00110340">
        <w:t xml:space="preserve"> emissions would have been saved</w:t>
      </w:r>
      <w:r w:rsidR="008847A6">
        <w:t xml:space="preserve">; </w:t>
      </w:r>
      <w:proofErr w:type="gramStart"/>
      <w:r w:rsidR="008847A6">
        <w:t>this</w:t>
      </w:r>
      <w:r w:rsidR="00110340" w:rsidRPr="00110340">
        <w:t xml:space="preserve"> </w:t>
      </w:r>
      <w:r w:rsidR="004445D6">
        <w:t>equals</w:t>
      </w:r>
      <w:proofErr w:type="gramEnd"/>
      <w:r w:rsidR="00110340" w:rsidRPr="00110340">
        <w:t xml:space="preserve"> 0.06%</w:t>
      </w:r>
      <w:r w:rsidR="008C7D83">
        <w:t xml:space="preserve"> </w:t>
      </w:r>
      <w:r w:rsidR="004445D6">
        <w:t xml:space="preserve">fewer </w:t>
      </w:r>
      <w:r w:rsidR="008C7D83">
        <w:t xml:space="preserve">emissions </w:t>
      </w:r>
      <w:r w:rsidR="008847A6">
        <w:t>than</w:t>
      </w:r>
      <w:r w:rsidR="00110340" w:rsidRPr="00110340">
        <w:t xml:space="preserve"> the observed</w:t>
      </w:r>
      <w:r w:rsidR="008C7D83">
        <w:t xml:space="preserve"> data. </w:t>
      </w:r>
      <w:r w:rsidR="00AF7533" w:rsidRPr="00AF7533">
        <w:t xml:space="preserve">To meet the University of Zurich's climate goal, the faculty would still need to cut emissions by 6.3% each year. This </w:t>
      </w:r>
      <w:r w:rsidR="00AF7533" w:rsidRPr="00AF7533">
        <w:lastRenderedPageBreak/>
        <w:t>corresponds to 0.03 % less compared to the observed</w:t>
      </w:r>
      <w:r w:rsidR="00E36482">
        <w:t xml:space="preserve"> scenario</w:t>
      </w:r>
      <w:r w:rsidR="00AF7533" w:rsidRPr="00AF7533">
        <w:t xml:space="preserve"> (</w:t>
      </w:r>
      <w:r w:rsidR="00D6199D">
        <w:t>F</w:t>
      </w:r>
      <w:r w:rsidR="00AF7533" w:rsidRPr="00AF7533">
        <w:t xml:space="preserve">igure 4, </w:t>
      </w:r>
      <w:r w:rsidR="00D6199D">
        <w:t>T</w:t>
      </w:r>
      <w:r w:rsidR="00AF7533" w:rsidRPr="00AF7533">
        <w:t xml:space="preserve">able 2). </w:t>
      </w:r>
    </w:p>
    <w:p w14:paraId="52E39025" w14:textId="6BD7D564" w:rsidR="00243E2A" w:rsidRDefault="00AF7533" w:rsidP="00243E2A">
      <w:pPr>
        <w:pStyle w:val="Textkrper"/>
      </w:pPr>
      <w:r w:rsidRPr="00AF7533">
        <w:t xml:space="preserve"> </w:t>
      </w:r>
    </w:p>
    <w:p w14:paraId="655083F4" w14:textId="7DBE2E14" w:rsidR="00383AEC" w:rsidRDefault="00D26BAD" w:rsidP="00383AEC">
      <w:pPr>
        <w:keepNext/>
      </w:pPr>
      <w:r>
        <w:rPr>
          <w:noProof/>
        </w:rPr>
        <w:drawing>
          <wp:inline distT="0" distB="0" distL="0" distR="0" wp14:anchorId="03FAA67C" wp14:editId="4A4864FB">
            <wp:extent cx="5327650" cy="3112135"/>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3112135"/>
                    </a:xfrm>
                    <a:prstGeom prst="rect">
                      <a:avLst/>
                    </a:prstGeom>
                  </pic:spPr>
                </pic:pic>
              </a:graphicData>
            </a:graphic>
          </wp:inline>
        </w:drawing>
      </w:r>
    </w:p>
    <w:p w14:paraId="26AA9511" w14:textId="71D338CF" w:rsidR="00111534" w:rsidRDefault="00383AEC" w:rsidP="00383AEC">
      <w:pPr>
        <w:jc w:val="center"/>
      </w:pPr>
      <w:r>
        <w:t xml:space="preserve">Figure </w:t>
      </w:r>
      <w:r w:rsidR="00077C30">
        <w:fldChar w:fldCharType="begin"/>
      </w:r>
      <w:r w:rsidR="00077C30">
        <w:instrText xml:space="preserve"> SEQ Figure \* ARABIC </w:instrText>
      </w:r>
      <w:r w:rsidR="00077C30">
        <w:fldChar w:fldCharType="separate"/>
      </w:r>
      <w:r w:rsidR="00E92662">
        <w:rPr>
          <w:noProof/>
        </w:rPr>
        <w:t>3</w:t>
      </w:r>
      <w:r w:rsidR="00077C30">
        <w:rPr>
          <w:noProof/>
        </w:rPr>
        <w:fldChar w:fldCharType="end"/>
      </w:r>
      <w:r>
        <w:t>. Emissions per cabin class (kgCO</w:t>
      </w:r>
      <w:r>
        <w:rPr>
          <w:vertAlign w:val="subscript"/>
        </w:rPr>
        <w:t>2</w:t>
      </w:r>
      <w:r>
        <w:t xml:space="preserve">) for the </w:t>
      </w:r>
      <w:r w:rsidR="00EF30EB">
        <w:t>category</w:t>
      </w:r>
      <w:r>
        <w:t xml:space="preserve"> </w:t>
      </w:r>
      <w:r w:rsidR="00643EC9">
        <w:t>"</w:t>
      </w:r>
      <w:r w:rsidR="00330944">
        <w:t xml:space="preserve">Economy </w:t>
      </w:r>
      <w:r w:rsidR="000007DD">
        <w:t>model</w:t>
      </w:r>
      <w:r w:rsidR="00643EC9">
        <w:t>"</w:t>
      </w:r>
      <w:r>
        <w:t xml:space="preserve"> and </w:t>
      </w:r>
      <w:r w:rsidR="00643EC9">
        <w:t>"</w:t>
      </w:r>
      <w:r w:rsidR="00DB3DAC">
        <w:t>O</w:t>
      </w:r>
      <w:r>
        <w:t>bserved</w:t>
      </w:r>
      <w:r w:rsidR="00643EC9">
        <w:t>"</w:t>
      </w:r>
      <w:r>
        <w:t xml:space="preserve"> with the cabin class First (blue), business (red)</w:t>
      </w:r>
      <w:r w:rsidR="00167F84">
        <w:t>,</w:t>
      </w:r>
      <w:r>
        <w:t xml:space="preserve"> </w:t>
      </w:r>
      <w:r w:rsidR="00D26BAD">
        <w:t xml:space="preserve">premium economy (orange), </w:t>
      </w:r>
      <w:r>
        <w:t>and economy (green)</w:t>
      </w:r>
      <w:r w:rsidR="00D26BAD">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77777777" w:rsidR="002101DA" w:rsidRDefault="002101DA" w:rsidP="002101DA">
      <w:pPr>
        <w:keepNext/>
      </w:pPr>
      <w:r>
        <w:rPr>
          <w:noProof/>
        </w:rPr>
        <w:drawing>
          <wp:inline distT="0" distB="0" distL="0" distR="0" wp14:anchorId="6C8CB124" wp14:editId="6C749881">
            <wp:extent cx="5220000" cy="208080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080800"/>
                    </a:xfrm>
                    <a:prstGeom prst="rect">
                      <a:avLst/>
                    </a:prstGeom>
                  </pic:spPr>
                </pic:pic>
              </a:graphicData>
            </a:graphic>
          </wp:inline>
        </w:drawing>
      </w:r>
    </w:p>
    <w:p w14:paraId="1A453847" w14:textId="182352AB" w:rsidR="002101DA" w:rsidRDefault="002101DA" w:rsidP="002101DA">
      <w:pPr>
        <w:jc w:val="center"/>
      </w:pPr>
      <w:r>
        <w:t xml:space="preserve">Figure </w:t>
      </w:r>
      <w:fldSimple w:instr=" SEQ Figure \* ARABIC ">
        <w:r w:rsidR="004445D6">
          <w:rPr>
            <w:noProof/>
          </w:rPr>
          <w:t>4</w:t>
        </w:r>
      </w:fldSimple>
      <w:r>
        <w:t xml:space="preserve">. </w:t>
      </w:r>
      <w:r w:rsidR="00304D29">
        <w:t>Measure</w:t>
      </w:r>
      <w:r>
        <w:t xml:space="preserve"> 1: Comparison of reduction steps until 2030 between the Economy model and observed. Necessary flight reduction of 6.3% per year by the flying economy.</w:t>
      </w:r>
    </w:p>
    <w:p w14:paraId="630BEC3B" w14:textId="77777777" w:rsidR="00ED1A2B" w:rsidRDefault="00ED1A2B" w:rsidP="00E70F50"/>
    <w:p w14:paraId="24D9F483" w14:textId="64B5FD73" w:rsidR="00CF27A3" w:rsidRDefault="00CF27A3" w:rsidP="00CF27A3">
      <w:pPr>
        <w:pStyle w:val="berschrift3"/>
      </w:pPr>
      <w:r>
        <w:lastRenderedPageBreak/>
        <w:t>4.</w:t>
      </w:r>
      <w:r w:rsidR="008477B3">
        <w:t>3</w:t>
      </w:r>
      <w:r>
        <w:t xml:space="preserve"> Reduction of short-distance flights </w:t>
      </w:r>
    </w:p>
    <w:p w14:paraId="0087326E" w14:textId="3921981F" w:rsidR="00D93550" w:rsidRDefault="008847A6" w:rsidP="00CC5AC9">
      <w:pPr>
        <w:pStyle w:val="Textkrper"/>
        <w:rPr>
          <w:i/>
          <w:iCs/>
        </w:rPr>
      </w:pPr>
      <w:r>
        <w:t xml:space="preserve">There are two possibilities to define short-haul flights, either by reducing based on flight emission zones (Figure 5) or by distance in km (Figure 6). </w:t>
      </w:r>
      <w:r w:rsidR="00D93550" w:rsidRPr="00D93550">
        <w:t xml:space="preserve">Based on the first measure, the second measure calculates whether the climate target can also be achieved if the annual 6.3% emissions reduction is </w:t>
      </w:r>
      <w:r w:rsidR="00435DB9">
        <w:t xml:space="preserve">fulfilled </w:t>
      </w:r>
      <w:r w:rsidR="00D93550" w:rsidRPr="00D93550">
        <w:t xml:space="preserve">by eliminating </w:t>
      </w:r>
      <w:r w:rsidR="00CC5AC9">
        <w:t xml:space="preserve">only </w:t>
      </w:r>
      <w:r w:rsidR="00D93550" w:rsidRPr="00D93550">
        <w:t>short-haul flights (&lt; 1000 km)</w:t>
      </w:r>
      <w:r w:rsidR="00CC5AC9">
        <w:t xml:space="preserve">. </w:t>
      </w:r>
      <w:r w:rsidR="00585BEB">
        <w:t xml:space="preserve">We will only focus on reduction based on distance. </w:t>
      </w:r>
    </w:p>
    <w:p w14:paraId="6DBEE59F" w14:textId="77777777" w:rsidR="00AA3BDB" w:rsidRDefault="00AA3BDB" w:rsidP="00AA3BDB">
      <w:pPr>
        <w:pStyle w:val="berschrift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6"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702E251A" w14:textId="7D19698D" w:rsidR="00E77F33" w:rsidRDefault="00AA3BDB" w:rsidP="008847A6">
      <w:pPr>
        <w:jc w:val="center"/>
      </w:pPr>
      <w:r>
        <w:t xml:space="preserve">Figure </w:t>
      </w:r>
      <w:fldSimple w:instr=" SEQ Figure \* ARABIC ">
        <w:r>
          <w:rPr>
            <w:noProof/>
          </w:rPr>
          <w:t>5</w:t>
        </w:r>
      </w:fldSimple>
      <w:r>
        <w:t xml:space="preserve">. Model 1: Reduction </w:t>
      </w:r>
      <w:r w:rsidR="008847A6">
        <w:t xml:space="preserve">of </w:t>
      </w:r>
      <w:r>
        <w:t xml:space="preserve">short-distance flights based on emissions. </w:t>
      </w:r>
      <w:r w:rsidRPr="00401EFC">
        <w:t>Emission isolines for European flights departing Switzerland</w:t>
      </w:r>
      <w:r>
        <w:t>.</w:t>
      </w:r>
    </w:p>
    <w:p w14:paraId="7EB9BFA8" w14:textId="77777777" w:rsidR="00E77F33" w:rsidRPr="00AD7591" w:rsidRDefault="00E77F33"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0701C8A6" w:rsidR="007A73C1" w:rsidRDefault="00ED1A2B" w:rsidP="00ED1A2B">
      <w:pPr>
        <w:jc w:val="center"/>
      </w:pPr>
      <w:r>
        <w:t xml:space="preserve">Figure </w:t>
      </w:r>
      <w:r w:rsidR="00077C30">
        <w:fldChar w:fldCharType="begin"/>
      </w:r>
      <w:r w:rsidR="00077C30">
        <w:instrText xml:space="preserve"> SEQ Figure \* ARABIC </w:instrText>
      </w:r>
      <w:r w:rsidR="00077C30">
        <w:fldChar w:fldCharType="separate"/>
      </w:r>
      <w:r w:rsidR="00585BEB">
        <w:rPr>
          <w:noProof/>
        </w:rPr>
        <w:t>6</w:t>
      </w:r>
      <w:r w:rsidR="00077C30">
        <w:rPr>
          <w:noProof/>
        </w:rPr>
        <w:fldChar w:fldCharType="end"/>
      </w:r>
      <w:r>
        <w:t xml:space="preserve">. </w:t>
      </w:r>
      <w:r w:rsidR="00585BEB" w:rsidRPr="00585BEB">
        <w:t xml:space="preserve">Model </w:t>
      </w:r>
      <w:r w:rsidR="00585BEB">
        <w:t>2</w:t>
      </w:r>
      <w:r w:rsidR="00585BEB" w:rsidRPr="00585BEB">
        <w:t>: Reduction based on distance (km)</w:t>
      </w:r>
      <w:r w:rsidR="00585BEB">
        <w:t xml:space="preserve">. </w:t>
      </w:r>
      <w:r>
        <w:t>Red circle indicating a 1000</w:t>
      </w:r>
      <w:r w:rsidR="00B83A52">
        <w:t xml:space="preserve"> </w:t>
      </w:r>
      <w:r>
        <w:t>km distance radius from Zurich.</w:t>
      </w:r>
      <w:r w:rsidR="00167F84">
        <w:t xml:space="preserve"> Flight arrivals counted per country which departed from Zurich.</w:t>
      </w:r>
    </w:p>
    <w:p w14:paraId="04FACC4F" w14:textId="77777777" w:rsidR="00695D98" w:rsidRDefault="00695D98" w:rsidP="007203CA">
      <w:pPr>
        <w:pStyle w:val="Textkrper"/>
      </w:pPr>
    </w:p>
    <w:p w14:paraId="68697331" w14:textId="012CF32F" w:rsidR="00B855F7" w:rsidRDefault="00695D98" w:rsidP="007203CA">
      <w:pPr>
        <w:pStyle w:val="Textkrper"/>
      </w:pPr>
      <w:r>
        <w:lastRenderedPageBreak/>
        <w:t xml:space="preserve">The </w:t>
      </w:r>
      <w:r w:rsidRPr="00695D98">
        <w:t xml:space="preserve">MNF can meet the climate goal if 12.3% of all short-haul flights are eliminated each year. This means that by 2030, 96% of all short-haul flights </w:t>
      </w:r>
      <w:r>
        <w:t>are no longer available (</w:t>
      </w:r>
      <w:r w:rsidR="00D6199D">
        <w:t>F</w:t>
      </w:r>
      <w:r>
        <w:t xml:space="preserve">igure </w:t>
      </w:r>
      <w:r w:rsidR="00E00036">
        <w:t>7</w:t>
      </w:r>
      <w:r w:rsidR="00700966">
        <w:t xml:space="preserve">, </w:t>
      </w:r>
      <w:r w:rsidR="00D6199D">
        <w:t>T</w:t>
      </w:r>
      <w:r w:rsidR="00700966">
        <w:t>able 3</w:t>
      </w:r>
      <w:r w:rsidR="00E00036">
        <w:t>)</w:t>
      </w:r>
      <w:r w:rsidR="00691A4C">
        <w:t xml:space="preserve">, which </w:t>
      </w:r>
      <w:r w:rsidR="00C057D4">
        <w:t xml:space="preserve">would impact flights </w:t>
      </w:r>
      <w:r w:rsidR="00B83A52">
        <w:t>in</w:t>
      </w:r>
      <w:r w:rsidR="00C057D4">
        <w:t xml:space="preserve"> the </w:t>
      </w:r>
      <w:r w:rsidR="004F2A58">
        <w:t>adjacent countries of Switzerland. Especially Germany</w:t>
      </w:r>
      <w:r w:rsidR="00B83A52">
        <w:t xml:space="preserve">, having the highest </w:t>
      </w:r>
      <w:r w:rsidR="00847972">
        <w:t>flight counts</w:t>
      </w:r>
      <w:r w:rsidR="008847A6">
        <w:t>,</w:t>
      </w:r>
      <w:r w:rsidR="00B83A52">
        <w:t xml:space="preserve"> </w:t>
      </w:r>
      <w:r w:rsidR="009A6968">
        <w:t xml:space="preserve">will be affected (Figure 6). </w:t>
      </w:r>
    </w:p>
    <w:p w14:paraId="5F808C73" w14:textId="77777777" w:rsidR="00732347" w:rsidRDefault="00732347" w:rsidP="008847A6">
      <w:pPr>
        <w:pStyle w:val="Textkrper"/>
        <w:keepNext/>
        <w:jc w:val="center"/>
      </w:pPr>
      <w:r>
        <w:rPr>
          <w:noProof/>
        </w:rPr>
        <w:drawing>
          <wp:inline distT="0" distB="0" distL="0" distR="0" wp14:anchorId="3F10349F" wp14:editId="2C8F1A8E">
            <wp:extent cx="5220000" cy="2271600"/>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2271600"/>
                    </a:xfrm>
                    <a:prstGeom prst="rect">
                      <a:avLst/>
                    </a:prstGeom>
                  </pic:spPr>
                </pic:pic>
              </a:graphicData>
            </a:graphic>
          </wp:inline>
        </w:drawing>
      </w:r>
    </w:p>
    <w:p w14:paraId="619911AF" w14:textId="065AE459" w:rsidR="00732347" w:rsidRDefault="00732347" w:rsidP="00732347">
      <w:pPr>
        <w:jc w:val="center"/>
      </w:pPr>
      <w:r>
        <w:t xml:space="preserve">Figure </w:t>
      </w:r>
      <w:r w:rsidR="00077C30">
        <w:fldChar w:fldCharType="begin"/>
      </w:r>
      <w:r w:rsidR="00077C30">
        <w:instrText xml:space="preserve"> SEQ Figure \* ARABIC </w:instrText>
      </w:r>
      <w:r w:rsidR="00077C30">
        <w:fldChar w:fldCharType="separate"/>
      </w:r>
      <w:r w:rsidR="00E00036">
        <w:rPr>
          <w:noProof/>
        </w:rPr>
        <w:t>7</w:t>
      </w:r>
      <w:r w:rsidR="00077C30">
        <w:rPr>
          <w:noProof/>
        </w:rPr>
        <w:fldChar w:fldCharType="end"/>
      </w:r>
      <w:r>
        <w:t xml:space="preserve">. </w:t>
      </w:r>
      <w:r w:rsidR="00FD37FC">
        <w:t>Measure</w:t>
      </w:r>
      <w:r>
        <w:t xml:space="preserve"> 2: Reduction in short distance (&lt;</w:t>
      </w:r>
      <w:r w:rsidR="00C31B03">
        <w:t xml:space="preserve"> </w:t>
      </w:r>
      <w:r>
        <w:t>1000</w:t>
      </w:r>
      <w:r w:rsidR="009A6968">
        <w:t xml:space="preserve"> </w:t>
      </w:r>
      <w:r>
        <w:t>km) flight based on emissions [%].</w:t>
      </w:r>
    </w:p>
    <w:p w14:paraId="698EBBDF" w14:textId="2354A617" w:rsidR="002235F7" w:rsidRDefault="0050694F" w:rsidP="00AC57DA">
      <w:pPr>
        <w:pStyle w:val="berschrift3"/>
      </w:pPr>
      <w:r>
        <w:t>4.</w:t>
      </w:r>
      <w:r w:rsidR="008477B3">
        <w:t>4</w:t>
      </w:r>
      <w:r>
        <w:t xml:space="preserve"> </w:t>
      </w:r>
      <w:r w:rsidR="005B32C0">
        <w:t xml:space="preserve">Impact of </w:t>
      </w:r>
      <w:r w:rsidR="001C79B7">
        <w:t xml:space="preserve">the </w:t>
      </w:r>
      <w:r w:rsidR="005B32C0">
        <w:t>measure</w:t>
      </w:r>
      <w:r w:rsidR="001C79B7">
        <w:t xml:space="preserve">s </w:t>
      </w:r>
      <w:r w:rsidR="005B32C0">
        <w:t>p</w:t>
      </w:r>
      <w:r>
        <w:t xml:space="preserve">er capita </w:t>
      </w:r>
    </w:p>
    <w:p w14:paraId="26227F74" w14:textId="31E4AD9F" w:rsidR="006743F5" w:rsidRPr="002A28FE" w:rsidRDefault="002A28FE" w:rsidP="002A28FE">
      <w:pPr>
        <w:pStyle w:val="Textkrper"/>
      </w:pPr>
      <w:r w:rsidRPr="002A28FE">
        <w:t>The impact on MNF employees of switching classes to economy does not show much difference.</w:t>
      </w:r>
      <w:r w:rsidR="00D36A5A">
        <w:t xml:space="preserve"> </w:t>
      </w:r>
      <w:r w:rsidR="0018340F">
        <w:t xml:space="preserve">No matter which reduction scenario, </w:t>
      </w:r>
      <w:r w:rsidR="006571FC">
        <w:t>each</w:t>
      </w:r>
      <w:r w:rsidR="0018340F">
        <w:t xml:space="preserve"> year until 2030</w:t>
      </w:r>
      <w:r w:rsidR="00847972">
        <w:t>,</w:t>
      </w:r>
      <w:r w:rsidR="0018340F">
        <w:t xml:space="preserve"> </w:t>
      </w:r>
      <w:r w:rsidR="006571FC">
        <w:t xml:space="preserve">every fifth employee </w:t>
      </w:r>
      <w:proofErr w:type="gramStart"/>
      <w:r w:rsidR="006571FC">
        <w:t>has to</w:t>
      </w:r>
      <w:proofErr w:type="gramEnd"/>
      <w:r w:rsidR="006571FC">
        <w:t xml:space="preserve"> decline one flight</w:t>
      </w:r>
      <w:r w:rsidR="00635252">
        <w:t xml:space="preserve"> (</w:t>
      </w:r>
      <w:r w:rsidR="00045EB3">
        <w:t xml:space="preserve">see Number of flights, </w:t>
      </w:r>
      <w:r w:rsidR="00635252">
        <w:t>Table 2).</w:t>
      </w:r>
      <w:r w:rsidR="00045EB3">
        <w:t xml:space="preserve"> </w:t>
      </w:r>
      <w:r w:rsidR="00B61CA1" w:rsidRPr="00B61CA1">
        <w:t xml:space="preserve">In this sense, changing classes is less attractive to employees but a less expensive option for </w:t>
      </w:r>
      <w:r w:rsidR="00B61CA1">
        <w:t xml:space="preserve">the </w:t>
      </w:r>
      <w:r w:rsidR="00B61CA1" w:rsidRPr="00B61CA1">
        <w:t xml:space="preserve">faculty.  </w:t>
      </w:r>
      <w:r w:rsidR="00635252">
        <w:t xml:space="preserve"> </w:t>
      </w:r>
    </w:p>
    <w:p w14:paraId="4C2E66AC" w14:textId="75A5F767" w:rsidR="00533C28" w:rsidRDefault="00533C28" w:rsidP="009F7E6C">
      <w:pPr>
        <w:pStyle w:val="TableCaption"/>
      </w:pPr>
      <w:r>
        <w:t xml:space="preserve">Table </w:t>
      </w:r>
      <w:r w:rsidR="00077C30">
        <w:fldChar w:fldCharType="begin"/>
      </w:r>
      <w:r w:rsidR="00077C30">
        <w:instrText xml:space="preserve"> SEQ Table \* ARABIC </w:instrText>
      </w:r>
      <w:r w:rsidR="00077C30">
        <w:fldChar w:fldCharType="separate"/>
      </w:r>
      <w:r w:rsidR="00B547AC">
        <w:rPr>
          <w:noProof/>
        </w:rPr>
        <w:t>2</w:t>
      </w:r>
      <w:r w:rsidR="00077C30">
        <w:rPr>
          <w:noProof/>
        </w:rPr>
        <w:fldChar w:fldCharType="end"/>
      </w:r>
      <w:r w:rsidR="00680CEB">
        <w:t>.</w:t>
      </w:r>
      <w:r>
        <w:t xml:space="preserve"> </w:t>
      </w:r>
      <w:r w:rsidR="00712479">
        <w:t>Comparison of r</w:t>
      </w:r>
      <w:r w:rsidR="00EB23F0">
        <w:t>eduction of flights per year until 2030 and reduction of emissions and number of flights per capita</w:t>
      </w:r>
      <w:r w:rsidR="00712479">
        <w:t>/per year between observed and economy model</w:t>
      </w:r>
      <w:r w:rsidR="009F7E6C">
        <w:t>.</w:t>
      </w:r>
    </w:p>
    <w:tbl>
      <w:tblPr>
        <w:tblStyle w:val="EinfacheTabel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FB2351" w:rsidRDefault="006E76F8" w:rsidP="006E76F8">
            <w:pPr>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w:t>
            </w:r>
            <w:r w:rsidR="000F20F8" w:rsidRPr="00FB2351">
              <w:rPr>
                <w:sz w:val="20"/>
                <w:szCs w:val="20"/>
              </w:rPr>
              <w:t xml:space="preserve"> per </w:t>
            </w:r>
            <w:r w:rsidRPr="00FB2351">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1117FF21" w14:textId="46E25885"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59E45744" w14:textId="77777777" w:rsidR="00FB2351" w:rsidRDefault="000074B6" w:rsidP="00A51CD4">
            <w:pPr>
              <w:rPr>
                <w:sz w:val="20"/>
                <w:szCs w:val="20"/>
              </w:rPr>
            </w:pPr>
            <w:r>
              <w:rPr>
                <w:b w:val="0"/>
                <w:bCs w:val="0"/>
                <w:sz w:val="20"/>
                <w:szCs w:val="20"/>
              </w:rPr>
              <w:t xml:space="preserve">Number </w:t>
            </w:r>
          </w:p>
          <w:p w14:paraId="60A34072" w14:textId="67FC6CBC" w:rsidR="009966F5" w:rsidRPr="006E76F8" w:rsidRDefault="000074B6" w:rsidP="00A51CD4">
            <w:pPr>
              <w:rPr>
                <w:sz w:val="20"/>
                <w:szCs w:val="20"/>
              </w:rPr>
            </w:pPr>
            <w:r>
              <w:rPr>
                <w:b w:val="0"/>
                <w:bCs w:val="0"/>
                <w:sz w:val="20"/>
                <w:szCs w:val="20"/>
              </w:rPr>
              <w:t xml:space="preserve">of </w:t>
            </w:r>
            <w:r w:rsidR="00CB5647" w:rsidRPr="00CB5647">
              <w:rPr>
                <w:b w:val="0"/>
                <w:bCs w:val="0"/>
                <w:sz w:val="20"/>
                <w:szCs w:val="20"/>
              </w:rPr>
              <w:t xml:space="preserve">flights </w:t>
            </w:r>
          </w:p>
        </w:tc>
      </w:tr>
      <w:tr w:rsidR="006667DE" w:rsidRPr="004B716D" w14:paraId="763738B5" w14:textId="77777777" w:rsidTr="00FB235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417"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417"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517"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FB235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417"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517"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Textkrper"/>
      </w:pPr>
    </w:p>
    <w:p w14:paraId="476B210C" w14:textId="7B5E3FA4" w:rsidR="00B90DBD" w:rsidRDefault="00D6199D" w:rsidP="00CC67DF">
      <w:pPr>
        <w:pStyle w:val="Textkrper"/>
      </w:pPr>
      <w:r w:rsidRPr="00D6199D">
        <w:t xml:space="preserve">The reduction of only short-haul flights </w:t>
      </w:r>
      <w:r w:rsidR="00611D21">
        <w:t>suggests</w:t>
      </w:r>
      <w:r w:rsidRPr="00D6199D">
        <w:t xml:space="preserve"> that per capita</w:t>
      </w:r>
      <w:r w:rsidR="00847972">
        <w:t>,</w:t>
      </w:r>
      <w:r w:rsidRPr="00D6199D">
        <w:t xml:space="preserve"> 0.19 flights per year cannot be flown</w:t>
      </w:r>
      <w:r>
        <w:t xml:space="preserve"> (Table 3)</w:t>
      </w:r>
      <w:r w:rsidRPr="00D6199D">
        <w:t xml:space="preserve">. The impact on the employees has not changed much compared to </w:t>
      </w:r>
      <w:r>
        <w:t xml:space="preserve">the first </w:t>
      </w:r>
      <w:r w:rsidRPr="00D6199D">
        <w:t xml:space="preserve">measure since every fifth person </w:t>
      </w:r>
      <w:r w:rsidR="00611D21">
        <w:t xml:space="preserve">could </w:t>
      </w:r>
      <w:r w:rsidRPr="00D6199D">
        <w:t xml:space="preserve">still not </w:t>
      </w:r>
      <w:r>
        <w:lastRenderedPageBreak/>
        <w:t>attend one</w:t>
      </w:r>
      <w:r w:rsidRPr="00D6199D">
        <w:t xml:space="preserve"> flight per year.</w:t>
      </w:r>
      <w:r w:rsidR="0091570C">
        <w:t xml:space="preserve"> </w:t>
      </w:r>
      <w:r w:rsidR="006743F5" w:rsidRPr="006743F5">
        <w:t>However, this measure allows employees to reach the destination, assuming the destination is in Europe, in which every fifth person would be offered a</w:t>
      </w:r>
      <w:r w:rsidR="006743F5">
        <w:t xml:space="preserve"> travel</w:t>
      </w:r>
      <w:r w:rsidR="006743F5" w:rsidRPr="006743F5">
        <w:t xml:space="preserve"> alternative</w:t>
      </w:r>
    </w:p>
    <w:p w14:paraId="63A1C2ED" w14:textId="77777777" w:rsidR="00B90DBD" w:rsidRDefault="00B90DBD" w:rsidP="00CC67DF">
      <w:pPr>
        <w:pStyle w:val="Textkrper"/>
      </w:pPr>
    </w:p>
    <w:p w14:paraId="78B42DFC" w14:textId="6583361D" w:rsidR="00B547AC" w:rsidRPr="009D7955" w:rsidRDefault="00B547AC" w:rsidP="009D7955">
      <w:pPr>
        <w:pStyle w:val="TableCaption"/>
      </w:pPr>
      <w:r w:rsidRPr="009D7955">
        <w:t xml:space="preserve">Table </w:t>
      </w:r>
      <w:r w:rsidR="00077C30">
        <w:fldChar w:fldCharType="begin"/>
      </w:r>
      <w:r w:rsidR="00077C30">
        <w:instrText xml:space="preserve"> SEQ Table \* ARABIC </w:instrText>
      </w:r>
      <w:r w:rsidR="00077C30">
        <w:fldChar w:fldCharType="separate"/>
      </w:r>
      <w:r w:rsidRPr="009D7955">
        <w:t>3</w:t>
      </w:r>
      <w:r w:rsidR="00077C30">
        <w:fldChar w:fldCharType="end"/>
      </w:r>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EinfacheTabel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FB2351" w:rsidRDefault="001536A3" w:rsidP="009D7955">
            <w:pPr>
              <w:spacing w:line="276" w:lineRule="auto"/>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 per 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07A9B9CD"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49709935" w14:textId="77777777" w:rsidR="006743F5" w:rsidRDefault="006743F5" w:rsidP="006743F5">
      <w:pPr>
        <w:pStyle w:val="Textkrper"/>
      </w:pPr>
    </w:p>
    <w:p w14:paraId="094D69F8" w14:textId="6F6C376E" w:rsidR="00CC67DF" w:rsidRDefault="008477B3" w:rsidP="002953B4">
      <w:pPr>
        <w:pStyle w:val="berschrift2"/>
      </w:pPr>
      <w:r>
        <w:t>5</w:t>
      </w:r>
      <w:r w:rsidR="003F6A7D">
        <w:t>.</w:t>
      </w:r>
      <w:r w:rsidR="00071C96">
        <w:t xml:space="preserve"> </w:t>
      </w:r>
      <w:commentRangeStart w:id="7"/>
      <w:r w:rsidR="00CC67DF">
        <w:t>Discussion</w:t>
      </w:r>
      <w:commentRangeEnd w:id="7"/>
      <w:r w:rsidR="00B455A0">
        <w:rPr>
          <w:rStyle w:val="Kommentarzeichen"/>
          <w:rFonts w:ascii="Palatino Linotype" w:hAnsi="Palatino Linotype" w:cs="Times New Roman"/>
          <w:b w:val="0"/>
          <w:bCs w:val="0"/>
          <w:iCs w:val="0"/>
        </w:rPr>
        <w:commentReference w:id="7"/>
      </w:r>
    </w:p>
    <w:p w14:paraId="626CB191" w14:textId="21991E04" w:rsidR="00C10A35" w:rsidRDefault="00D94FD3" w:rsidP="00455511">
      <w:pPr>
        <w:pStyle w:val="Textkrper"/>
      </w:pPr>
      <w:r>
        <w:t xml:space="preserve">The results </w:t>
      </w:r>
      <w:r w:rsidR="000A0C60">
        <w:t>about</w:t>
      </w:r>
      <w:r w:rsidR="00C560F8">
        <w:t xml:space="preserve"> the effect of cabin class </w:t>
      </w:r>
      <w:r>
        <w:t xml:space="preserve">suggest </w:t>
      </w:r>
      <w:r w:rsidR="00754E25">
        <w:t xml:space="preserve">no </w:t>
      </w:r>
      <w:r w:rsidR="00297F26">
        <w:t>drastic</w:t>
      </w:r>
      <w:r w:rsidR="00754E25">
        <w:t xml:space="preserve"> change between the observed and </w:t>
      </w:r>
      <w:r w:rsidR="00297F26">
        <w:t xml:space="preserve">the </w:t>
      </w:r>
      <w:r w:rsidR="00847972">
        <w:t>economic</w:t>
      </w:r>
      <w:r w:rsidR="00754E25">
        <w:t xml:space="preserve"> model.</w:t>
      </w:r>
      <w:r w:rsidR="00C918EE">
        <w:t xml:space="preserve"> </w:t>
      </w:r>
      <w:r w:rsidR="008175A1" w:rsidRPr="008175A1">
        <w:t xml:space="preserve">However, the </w:t>
      </w:r>
      <w:r w:rsidR="00C028B9">
        <w:t xml:space="preserve">easy realizable </w:t>
      </w:r>
      <w:r w:rsidR="008175A1" w:rsidRPr="008175A1">
        <w:t>measure</w:t>
      </w:r>
      <w:r w:rsidR="00C028B9">
        <w:t xml:space="preserve"> </w:t>
      </w:r>
      <w:r w:rsidR="008175A1" w:rsidRPr="008175A1">
        <w:t>combined with the second measure, i.e.</w:t>
      </w:r>
      <w:r w:rsidR="00847972">
        <w:t>,</w:t>
      </w:r>
      <w:r w:rsidR="008175A1" w:rsidRPr="008175A1">
        <w:t xml:space="preserve"> the reduction of short-haul flights, </w:t>
      </w:r>
      <w:r w:rsidR="00C028B9">
        <w:t>constitutes</w:t>
      </w:r>
      <w:r w:rsidR="008175A1" w:rsidRPr="008175A1">
        <w:t xml:space="preserve"> an </w:t>
      </w:r>
      <w:r w:rsidR="00691A4C">
        <w:t>essential</w:t>
      </w:r>
      <w:r w:rsidR="008175A1" w:rsidRPr="008175A1">
        <w:t xml:space="preserve"> step</w:t>
      </w:r>
      <w:r w:rsidR="00E47779">
        <w:t xml:space="preserve"> to </w:t>
      </w:r>
      <w:r w:rsidR="004A5BDC">
        <w:t>reaching</w:t>
      </w:r>
      <w:r w:rsidR="00E47779">
        <w:t xml:space="preserve"> the climate goal </w:t>
      </w:r>
      <w:r w:rsidR="004A5BDC">
        <w:t xml:space="preserve">of </w:t>
      </w:r>
      <w:r w:rsidR="00E47779">
        <w:t>2030</w:t>
      </w:r>
      <w:r w:rsidR="008175A1" w:rsidRPr="008175A1">
        <w:t xml:space="preserve">. </w:t>
      </w:r>
      <w:r w:rsidR="00C028B9">
        <w:t xml:space="preserve">Thus, </w:t>
      </w:r>
      <w:r w:rsidR="00D148BA">
        <w:t xml:space="preserve">the recommended approaches </w:t>
      </w:r>
      <w:r w:rsidR="004A5BDC">
        <w:t xml:space="preserve">align with the findings of </w:t>
      </w:r>
      <w:r w:rsidR="00A94CBF">
        <w:t xml:space="preserve">the </w:t>
      </w:r>
      <w:r w:rsidR="009359BE">
        <w:t xml:space="preserve">case </w:t>
      </w:r>
      <w:r w:rsidR="00A94CBF">
        <w:t xml:space="preserve">study of </w:t>
      </w:r>
      <w:sdt>
        <w:sdtPr>
          <w:rPr>
            <w:color w:val="000000"/>
          </w:rPr>
          <w:tag w:val="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338993343"/>
          <w:placeholder>
            <w:docPart w:val="DefaultPlaceholder_-1854013440"/>
          </w:placeholder>
        </w:sdtPr>
        <w:sdtEndPr/>
        <w:sdtContent>
          <w:proofErr w:type="spellStart"/>
          <w:r w:rsidR="003E225F" w:rsidRPr="003E225F">
            <w:rPr>
              <w:color w:val="000000"/>
            </w:rPr>
            <w:t>Ciers</w:t>
          </w:r>
          <w:proofErr w:type="spellEnd"/>
          <w:r w:rsidR="003E225F" w:rsidRPr="003E225F">
            <w:rPr>
              <w:color w:val="000000"/>
            </w:rPr>
            <w:t xml:space="preserve"> et al. (2019)</w:t>
          </w:r>
        </w:sdtContent>
      </w:sdt>
      <w:r w:rsidR="00B22C7B">
        <w:rPr>
          <w:color w:val="000000"/>
        </w:rPr>
        <w:t xml:space="preserve">, who proved that switching to economy class and </w:t>
      </w:r>
      <w:r w:rsidR="00B73F86">
        <w:rPr>
          <w:color w:val="000000"/>
        </w:rPr>
        <w:t>inserting alternative transport options can save up to 36% of the emissions. Yet</w:t>
      </w:r>
      <w:r w:rsidR="009F3E9A" w:rsidRPr="009F3E9A">
        <w:rPr>
          <w:color w:val="000000"/>
        </w:rPr>
        <w:t xml:space="preserve">, such comparisons with other case studies must be taken with </w:t>
      </w:r>
      <w:r w:rsidR="001F5CB1">
        <w:rPr>
          <w:color w:val="000000"/>
        </w:rPr>
        <w:t>caution</w:t>
      </w:r>
      <w:r w:rsidR="009F3E9A" w:rsidRPr="009F3E9A">
        <w:rPr>
          <w:color w:val="000000"/>
        </w:rPr>
        <w:t xml:space="preserve">, as MNF's flight habits may differ from other universities. </w:t>
      </w:r>
      <w:r w:rsidR="00B94E1F" w:rsidRPr="00B94E1F">
        <w:rPr>
          <w:color w:val="000000"/>
        </w:rPr>
        <w:t xml:space="preserve">Furthermore, it is necessary to quantify the consequences of reductions </w:t>
      </w:r>
      <w:r w:rsidR="00741224">
        <w:rPr>
          <w:color w:val="000000"/>
        </w:rPr>
        <w:t>in</w:t>
      </w:r>
      <w:r w:rsidR="00B94E1F" w:rsidRPr="00B94E1F">
        <w:rPr>
          <w:color w:val="000000"/>
        </w:rPr>
        <w:t xml:space="preserve"> short-haul flights and to investigate them more deeply.</w:t>
      </w:r>
      <w:r w:rsidR="001176C4">
        <w:rPr>
          <w:color w:val="000000"/>
        </w:rPr>
        <w:t xml:space="preserve"> </w:t>
      </w:r>
      <w:r w:rsidR="00092095">
        <w:rPr>
          <w:color w:val="000000"/>
        </w:rPr>
        <w:t>Simply e</w:t>
      </w:r>
      <w:r w:rsidR="00092095" w:rsidRPr="00092095">
        <w:rPr>
          <w:color w:val="000000"/>
        </w:rPr>
        <w:t xml:space="preserve">liminating 96% of all short-haul flights by 2030 </w:t>
      </w:r>
      <w:r w:rsidR="00092095">
        <w:rPr>
          <w:color w:val="000000"/>
        </w:rPr>
        <w:t>has some</w:t>
      </w:r>
      <w:r w:rsidR="00092095" w:rsidRPr="00092095">
        <w:rPr>
          <w:color w:val="000000"/>
        </w:rPr>
        <w:t xml:space="preserve"> problematic</w:t>
      </w:r>
      <w:r w:rsidR="00092095">
        <w:rPr>
          <w:color w:val="000000"/>
        </w:rPr>
        <w:t xml:space="preserve"> aspects</w:t>
      </w:r>
      <w:r w:rsidR="00092095" w:rsidRPr="00092095">
        <w:rPr>
          <w:color w:val="000000"/>
        </w:rPr>
        <w:t>, as these are also connecting flights for long-haul flights</w:t>
      </w:r>
      <w:r w:rsidR="00847972">
        <w:rPr>
          <w:color w:val="000000"/>
        </w:rPr>
        <w:t>,</w:t>
      </w:r>
      <w:r w:rsidR="00092095">
        <w:rPr>
          <w:color w:val="000000"/>
        </w:rPr>
        <w:t xml:space="preserve"> and a</w:t>
      </w:r>
      <w:r w:rsidR="00092095" w:rsidRPr="00092095">
        <w:rPr>
          <w:color w:val="000000"/>
        </w:rPr>
        <w:t xml:space="preserve">lternative transport solutions such as public transport </w:t>
      </w:r>
      <w:r w:rsidR="00092095">
        <w:rPr>
          <w:color w:val="000000"/>
        </w:rPr>
        <w:t>result in</w:t>
      </w:r>
      <w:r w:rsidR="00092095" w:rsidRPr="00092095">
        <w:rPr>
          <w:color w:val="000000"/>
        </w:rPr>
        <w:t xml:space="preserve"> </w:t>
      </w:r>
      <w:r w:rsidR="00092095">
        <w:rPr>
          <w:color w:val="000000"/>
        </w:rPr>
        <w:t>possible higher m</w:t>
      </w:r>
      <w:r w:rsidR="00092095" w:rsidRPr="00092095">
        <w:rPr>
          <w:color w:val="000000"/>
        </w:rPr>
        <w:t>onetary and time costs</w:t>
      </w:r>
      <w:r w:rsidR="00092095">
        <w:rPr>
          <w:color w:val="000000"/>
        </w:rPr>
        <w:t xml:space="preserve"> for the faculty. </w:t>
      </w:r>
      <w:r w:rsidR="006D3D49" w:rsidRPr="006D3D49">
        <w:rPr>
          <w:color w:val="000000"/>
        </w:rPr>
        <w:t xml:space="preserve">Building on the recommended measures, </w:t>
      </w:r>
      <w:r w:rsidR="00691A4C">
        <w:rPr>
          <w:color w:val="000000"/>
        </w:rPr>
        <w:t>different</w:t>
      </w:r>
      <w:r w:rsidR="006D3D49" w:rsidRPr="006D3D49">
        <w:rPr>
          <w:color w:val="000000"/>
        </w:rPr>
        <w:t xml:space="preserve"> solutions can be offered and investigated.</w:t>
      </w:r>
      <w:r w:rsidR="006D3D49">
        <w:t xml:space="preserve"> </w:t>
      </w:r>
      <w:sdt>
        <w:sdtPr>
          <w:rPr>
            <w:color w:val="000000"/>
          </w:rPr>
          <w:tag w:val="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
          <w:id w:val="-614292345"/>
          <w:placeholder>
            <w:docPart w:val="DefaultPlaceholder_-1854013440"/>
          </w:placeholder>
        </w:sdtPr>
        <w:sdtEndPr/>
        <w:sdtContent>
          <w:proofErr w:type="spellStart"/>
          <w:r w:rsidR="003E225F" w:rsidRPr="003E225F">
            <w:rPr>
              <w:color w:val="000000"/>
            </w:rPr>
            <w:t>Achten</w:t>
          </w:r>
          <w:proofErr w:type="spellEnd"/>
          <w:r w:rsidR="003E225F" w:rsidRPr="003E225F">
            <w:rPr>
              <w:color w:val="000000"/>
            </w:rPr>
            <w:t xml:space="preserve"> et al. (2013)</w:t>
          </w:r>
        </w:sdtContent>
      </w:sdt>
      <w:r w:rsidR="00AE6F2F">
        <w:rPr>
          <w:color w:val="000000"/>
        </w:rPr>
        <w:t xml:space="preserve"> </w:t>
      </w:r>
      <w:r w:rsidR="000B7428">
        <w:rPr>
          <w:color w:val="000000"/>
        </w:rPr>
        <w:t xml:space="preserve">proved </w:t>
      </w:r>
      <w:r w:rsidR="003E225F">
        <w:rPr>
          <w:color w:val="000000"/>
        </w:rPr>
        <w:t>s</w:t>
      </w:r>
      <w:r w:rsidR="0071413C">
        <w:rPr>
          <w:color w:val="000000"/>
        </w:rPr>
        <w:t xml:space="preserve">witching to online conferences </w:t>
      </w:r>
      <w:r w:rsidR="003E225F">
        <w:rPr>
          <w:color w:val="000000"/>
        </w:rPr>
        <w:t xml:space="preserve">has </w:t>
      </w:r>
      <w:r w:rsidR="00F030B9">
        <w:rPr>
          <w:color w:val="000000"/>
        </w:rPr>
        <w:t>a significant</w:t>
      </w:r>
      <w:r w:rsidR="003E225F">
        <w:rPr>
          <w:color w:val="000000"/>
        </w:rPr>
        <w:t xml:space="preserve"> impact on </w:t>
      </w:r>
      <w:r w:rsidR="00F030B9">
        <w:rPr>
          <w:color w:val="000000"/>
        </w:rPr>
        <w:t xml:space="preserve">reducing flight </w:t>
      </w:r>
      <w:r w:rsidR="003E225F">
        <w:rPr>
          <w:color w:val="000000"/>
        </w:rPr>
        <w:t>emission</w:t>
      </w:r>
      <w:r w:rsidR="00F030B9">
        <w:rPr>
          <w:color w:val="000000"/>
        </w:rPr>
        <w:t xml:space="preserve">s. </w:t>
      </w:r>
      <w:r w:rsidR="00003CFC" w:rsidRPr="00003CFC">
        <w:rPr>
          <w:color w:val="000000"/>
        </w:rPr>
        <w:t xml:space="preserve">Online conferencing </w:t>
      </w:r>
      <w:r w:rsidR="00847972">
        <w:rPr>
          <w:color w:val="000000"/>
        </w:rPr>
        <w:t>provides environmental benefits, has</w:t>
      </w:r>
      <w:r w:rsidR="00003CFC" w:rsidRPr="00003CFC">
        <w:rPr>
          <w:color w:val="000000"/>
        </w:rPr>
        <w:t xml:space="preserve"> higher participation</w:t>
      </w:r>
      <w:r w:rsidR="00847972">
        <w:rPr>
          <w:color w:val="000000"/>
        </w:rPr>
        <w:t>,</w:t>
      </w:r>
      <w:r w:rsidR="00003CFC" w:rsidRPr="00003CFC">
        <w:rPr>
          <w:color w:val="000000"/>
        </w:rPr>
        <w:t xml:space="preserve"> and costs less</w:t>
      </w:r>
      <w:r w:rsidR="00003CFC">
        <w:rPr>
          <w:color w:val="000000"/>
        </w:rPr>
        <w:t xml:space="preserve"> </w:t>
      </w:r>
      <w:sdt>
        <w:sdtPr>
          <w:rPr>
            <w:color w:val="000000"/>
          </w:rPr>
          <w:tag w:val="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
          <w:id w:val="1792703589"/>
          <w:placeholder>
            <w:docPart w:val="DefaultPlaceholder_-1854013440"/>
          </w:placeholder>
        </w:sdtPr>
        <w:sdtEndPr/>
        <w:sdtContent>
          <w:r w:rsidR="00A22D3D" w:rsidRPr="00A22D3D">
            <w:rPr>
              <w:color w:val="000000"/>
            </w:rPr>
            <w:t>(</w:t>
          </w:r>
          <w:proofErr w:type="spellStart"/>
          <w:r w:rsidR="00A22D3D" w:rsidRPr="00A22D3D">
            <w:rPr>
              <w:color w:val="000000"/>
            </w:rPr>
            <w:t>Klöwer</w:t>
          </w:r>
          <w:proofErr w:type="spellEnd"/>
          <w:r w:rsidR="00A22D3D" w:rsidRPr="00A22D3D">
            <w:rPr>
              <w:color w:val="000000"/>
            </w:rPr>
            <w:t xml:space="preserve"> et al., 2020)</w:t>
          </w:r>
        </w:sdtContent>
      </w:sdt>
      <w:r w:rsidR="00003CFC" w:rsidRPr="00003CFC">
        <w:rPr>
          <w:color w:val="000000"/>
        </w:rPr>
        <w:t>.</w:t>
      </w:r>
      <w:r w:rsidR="00A22D3D">
        <w:rPr>
          <w:color w:val="000000"/>
        </w:rPr>
        <w:t xml:space="preserve"> </w:t>
      </w:r>
      <w:r w:rsidR="005245A8" w:rsidRPr="005245A8">
        <w:rPr>
          <w:color w:val="000000"/>
        </w:rPr>
        <w:t xml:space="preserve">For this reason, it would be interesting to have a more comprehensive package of measures, which would give MNF greater scope for implementation. For example, long-haul and short-haul flights could be </w:t>
      </w:r>
      <w:r w:rsidR="00847972">
        <w:rPr>
          <w:color w:val="000000"/>
        </w:rPr>
        <w:t>canceled</w:t>
      </w:r>
      <w:r w:rsidR="005245A8" w:rsidRPr="005245A8">
        <w:rPr>
          <w:color w:val="000000"/>
        </w:rPr>
        <w:t xml:space="preserve"> alternately, and the share of online conferences could be increased</w:t>
      </w:r>
      <w:r w:rsidR="005245A8">
        <w:rPr>
          <w:color w:val="000000"/>
        </w:rPr>
        <w:t xml:space="preserve"> to reach the climate goal </w:t>
      </w:r>
      <w:r w:rsidR="006C2C28">
        <w:rPr>
          <w:color w:val="000000"/>
        </w:rPr>
        <w:t xml:space="preserve">faster. </w:t>
      </w:r>
    </w:p>
    <w:p w14:paraId="29406DB0" w14:textId="3E590841" w:rsidR="00502C82" w:rsidRDefault="008477B3" w:rsidP="00B455A0">
      <w:pPr>
        <w:pStyle w:val="berschrift2"/>
      </w:pPr>
      <w:r>
        <w:lastRenderedPageBreak/>
        <w:t>6</w:t>
      </w:r>
      <w:r w:rsidR="003F6A7D">
        <w:t>.</w:t>
      </w:r>
      <w:r w:rsidR="00071C96">
        <w:t xml:space="preserve"> </w:t>
      </w:r>
      <w:commentRangeStart w:id="8"/>
      <w:r w:rsidR="00CC67DF" w:rsidRPr="00562205">
        <w:t>Conclusion</w:t>
      </w:r>
      <w:commentRangeEnd w:id="8"/>
      <w:r w:rsidR="00B455A0">
        <w:rPr>
          <w:rStyle w:val="Kommentarzeichen"/>
          <w:rFonts w:ascii="Palatino Linotype" w:hAnsi="Palatino Linotype" w:cs="Times New Roman"/>
          <w:b w:val="0"/>
          <w:bCs w:val="0"/>
          <w:iCs w:val="0"/>
        </w:rPr>
        <w:commentReference w:id="8"/>
      </w:r>
    </w:p>
    <w:p w14:paraId="4A2E56E7" w14:textId="0E65B6FA" w:rsidR="00B66F81" w:rsidRPr="00502C82" w:rsidRDefault="004A0198" w:rsidP="00F06A13">
      <w:pPr>
        <w:pStyle w:val="Textkrper"/>
      </w:pPr>
      <w:r w:rsidRPr="004A0198">
        <w:t xml:space="preserve">This study clearly showed that the potential for reducing emissions caused by university flights is significant. Thus, </w:t>
      </w:r>
      <w:r w:rsidR="00847972">
        <w:t>changing</w:t>
      </w:r>
      <w:r w:rsidRPr="004A0198">
        <w:t xml:space="preserve">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w:t>
      </w:r>
      <w:r w:rsidR="00847972">
        <w:t>must</w:t>
      </w:r>
      <w:r w:rsidR="00390CAE">
        <w:t xml:space="preserve"> be </w:t>
      </w:r>
      <w:r w:rsidR="00847972">
        <w:t>canceled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w:t>
      </w:r>
      <w:r w:rsidR="00847972">
        <w:t>, moderate</w:t>
      </w:r>
      <w:r w:rsidRPr="004A0198">
        <w:t xml:space="preserve"> their </w:t>
      </w:r>
      <w:r w:rsidR="00EF30EB">
        <w:t>practical</w:t>
      </w:r>
      <w:r w:rsidRPr="004A0198">
        <w:t xml:space="preserve"> impact</w:t>
      </w:r>
      <w:r w:rsidR="00390CAE">
        <w:t xml:space="preserve">, </w:t>
      </w:r>
      <w:r w:rsidR="00847972">
        <w:t>and</w:t>
      </w:r>
      <w:r w:rsidR="00390CAE">
        <w:t xml:space="preserve"> detect </w:t>
      </w:r>
      <w:r w:rsidR="00EF30EB">
        <w:t>other</w:t>
      </w:r>
      <w:r w:rsidR="00390CAE">
        <w:t xml:space="preserve"> spatial patterns</w:t>
      </w:r>
      <w:r w:rsidRPr="004A0198">
        <w:t xml:space="preserve">. For this, sufficient data and a wide range of variables are of enormous advantage to </w:t>
      </w:r>
      <w:r w:rsidR="00847972">
        <w:t>planning</w:t>
      </w:r>
      <w:r w:rsidRPr="004A0198">
        <w:t xml:space="preserve"> 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 xml:space="preserve">By reducing emissions and meeting climate targets, we are </w:t>
      </w:r>
      <w:r w:rsidR="00847972">
        <w:t>contributing</w:t>
      </w:r>
      <w:r w:rsidR="000F6454" w:rsidRPr="000F6454">
        <w:t xml:space="preserve"> </w:t>
      </w:r>
      <w:r w:rsidR="00847972">
        <w:t xml:space="preserve">to </w:t>
      </w:r>
      <w:r w:rsidR="000F6454" w:rsidRPr="000F6454">
        <w:t>protecting the climate and enabling future generations to experience the same quality of life as we do.</w:t>
      </w:r>
    </w:p>
    <w:p w14:paraId="429A1D66" w14:textId="732D7B14" w:rsidR="00CC67DF" w:rsidRDefault="008477B3" w:rsidP="00B36690">
      <w:pPr>
        <w:pStyle w:val="berschrift2"/>
      </w:pPr>
      <w:r>
        <w:t>7</w:t>
      </w:r>
      <w:r w:rsidR="00386108">
        <w:t>.</w:t>
      </w:r>
      <w:r w:rsidR="00071C96">
        <w:t xml:space="preserve"> </w:t>
      </w:r>
      <w:r w:rsidR="00B36690">
        <w:t>Author contribution</w:t>
      </w:r>
    </w:p>
    <w:p w14:paraId="6665FD03" w14:textId="1CD2E3E5" w:rsidR="00B90DBD" w:rsidRPr="00D00189" w:rsidRDefault="00D00189" w:rsidP="002C1CD1">
      <w:pPr>
        <w:pStyle w:val="Textkrper"/>
      </w:pPr>
      <w:r>
        <w:t xml:space="preserve">Both team </w:t>
      </w:r>
      <w:r w:rsidR="007911C6">
        <w:t>members</w:t>
      </w:r>
      <w:r>
        <w:t xml:space="preserve"> worked equally on this paper</w:t>
      </w:r>
      <w:r w:rsidR="00847972">
        <w:t>. At the same time,</w:t>
      </w:r>
      <w:r>
        <w:t xml:space="preserve"> Gregory Biland focused on the programming, visualization</w:t>
      </w:r>
      <w:r w:rsidR="00847972">
        <w:t>,</w:t>
      </w:r>
      <w:r>
        <w:t xml:space="preserve"> and formal analysis part, </w:t>
      </w:r>
      <w:r w:rsidR="00847972">
        <w:t xml:space="preserve">and </w:t>
      </w:r>
      <w:r>
        <w:t xml:space="preserve">Simona di Vincenzo worked </w:t>
      </w:r>
      <w:r w:rsidR="00847972">
        <w:t>in-depth</w:t>
      </w:r>
      <w:r>
        <w:t xml:space="preserve"> on visualization and writing.</w:t>
      </w:r>
      <w:r w:rsidR="00071C96">
        <w:t xml:space="preserve"> </w:t>
      </w:r>
      <w:r>
        <w:t xml:space="preserve">The </w:t>
      </w:r>
      <w:r w:rsidRPr="00D00189">
        <w:t>conceptualization</w:t>
      </w:r>
      <w:r>
        <w:t xml:space="preserve">, </w:t>
      </w:r>
      <w:r w:rsidRPr="00D00189">
        <w:t>methodology</w:t>
      </w:r>
      <w:r w:rsidR="00847972">
        <w:t>,</w:t>
      </w:r>
      <w:r>
        <w:t xml:space="preserve"> and </w:t>
      </w:r>
      <w:r w:rsidRPr="00D00189">
        <w:t>validation</w:t>
      </w:r>
      <w:r>
        <w:t xml:space="preserve"> </w:t>
      </w:r>
      <w:r w:rsidR="00E70F50">
        <w:t>were</w:t>
      </w:r>
      <w:r>
        <w:t xml:space="preserve"> done </w:t>
      </w:r>
      <w:r w:rsidR="00847972">
        <w:t>equally</w:t>
      </w:r>
      <w:r>
        <w:t>.</w:t>
      </w:r>
    </w:p>
    <w:p w14:paraId="17578473" w14:textId="2A1FF134" w:rsidR="00CC67DF" w:rsidRDefault="00847972" w:rsidP="003F6A7D">
      <w:pPr>
        <w:pStyle w:val="berschrift2"/>
      </w:pPr>
      <w:r>
        <w:t>Acknowledgments</w:t>
      </w:r>
    </w:p>
    <w:p w14:paraId="02EC6B7E" w14:textId="519333F5" w:rsidR="008847A6" w:rsidRDefault="00CC67DF" w:rsidP="00CC67DF">
      <w:pPr>
        <w:pStyle w:val="Textkrper"/>
      </w:pPr>
      <w:r>
        <w:t xml:space="preserve">We would like to thank and express our gratitude to </w:t>
      </w:r>
      <w:r w:rsidR="00E82539">
        <w:t>Mr</w:t>
      </w:r>
      <w:r w:rsidR="00847972">
        <w:t>.</w:t>
      </w:r>
      <w:r>
        <w:t xml:space="preserve"> </w:t>
      </w:r>
      <w:proofErr w:type="spellStart"/>
      <w:r>
        <w:t>Ranacher</w:t>
      </w:r>
      <w:proofErr w:type="spellEnd"/>
      <w:r>
        <w:t xml:space="preserve"> and the confidence placed in us for this work.</w:t>
      </w:r>
      <w:r w:rsidR="00071C96">
        <w:t xml:space="preserve"> </w:t>
      </w:r>
      <w:r>
        <w:t xml:space="preserve">We would also like to thank MNF for providing us with the data and </w:t>
      </w:r>
      <w:r w:rsidR="00847972">
        <w:t>for their trust</w:t>
      </w:r>
      <w:r>
        <w:t xml:space="preserve"> in us.</w:t>
      </w:r>
    </w:p>
    <w:p w14:paraId="5DEDB62A" w14:textId="3D968B2A" w:rsidR="00562205" w:rsidRDefault="00562205" w:rsidP="00562205">
      <w:pPr>
        <w:pStyle w:val="berschrift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05C61B04" w14:textId="77777777" w:rsidR="00A22D3D" w:rsidRDefault="00A22D3D">
          <w:pPr>
            <w:autoSpaceDE w:val="0"/>
            <w:autoSpaceDN w:val="0"/>
            <w:ind w:hanging="480"/>
            <w:divId w:val="1419600546"/>
          </w:pPr>
          <w:proofErr w:type="spellStart"/>
          <w:r w:rsidRPr="005343FA">
            <w:rPr>
              <w:lang w:val="en-GB"/>
            </w:rPr>
            <w:t>Achten</w:t>
          </w:r>
          <w:proofErr w:type="spellEnd"/>
          <w:r w:rsidRPr="005343FA">
            <w:rPr>
              <w:lang w:val="en-GB"/>
            </w:rPr>
            <w:t xml:space="preserve">, W. M. J., Almeida, J., &amp; </w:t>
          </w:r>
          <w:proofErr w:type="spellStart"/>
          <w:r w:rsidRPr="005343FA">
            <w:rPr>
              <w:lang w:val="en-GB"/>
            </w:rPr>
            <w:t>Muys</w:t>
          </w:r>
          <w:proofErr w:type="spellEnd"/>
          <w:r w:rsidRPr="005343FA">
            <w:rPr>
              <w:lang w:val="en-GB"/>
            </w:rPr>
            <w:t xml:space="preserve">, B. (2013). </w:t>
          </w:r>
          <w:r>
            <w:t xml:space="preserve">Carbon footprint of science: More than flying. </w:t>
          </w:r>
          <w:r>
            <w:rPr>
              <w:i/>
              <w:iCs/>
            </w:rPr>
            <w:t>Ecological Indicators</w:t>
          </w:r>
          <w:r>
            <w:t xml:space="preserve">, </w:t>
          </w:r>
          <w:r>
            <w:rPr>
              <w:i/>
              <w:iCs/>
            </w:rPr>
            <w:t>34</w:t>
          </w:r>
          <w:r>
            <w:t xml:space="preserve">, 352–355. </w:t>
          </w:r>
          <w:proofErr w:type="spellStart"/>
          <w:r>
            <w:t>doi</w:t>
          </w:r>
          <w:proofErr w:type="spellEnd"/>
          <w:r>
            <w:t>: 10.1016/j.ecolind.2013.05.025</w:t>
          </w:r>
        </w:p>
        <w:p w14:paraId="1C071A48" w14:textId="77777777" w:rsidR="00A22D3D" w:rsidRDefault="00A22D3D">
          <w:pPr>
            <w:autoSpaceDE w:val="0"/>
            <w:autoSpaceDN w:val="0"/>
            <w:ind w:hanging="480"/>
            <w:divId w:val="1980762120"/>
          </w:pPr>
          <w:proofErr w:type="spellStart"/>
          <w:r>
            <w:t>AviationEdge</w:t>
          </w:r>
          <w:proofErr w:type="spellEnd"/>
          <w:r>
            <w:t xml:space="preserve">. (2022). </w:t>
          </w:r>
          <w:r>
            <w:rPr>
              <w:i/>
              <w:iCs/>
            </w:rPr>
            <w:t>Detailed Aircraft Information Database - Aviation database and API</w:t>
          </w:r>
          <w:r>
            <w:t>. Retrieved from https://aviation-edge.com/</w:t>
          </w:r>
        </w:p>
        <w:p w14:paraId="57880DFA" w14:textId="77777777" w:rsidR="00A22D3D" w:rsidRDefault="00A22D3D">
          <w:pPr>
            <w:autoSpaceDE w:val="0"/>
            <w:autoSpaceDN w:val="0"/>
            <w:ind w:hanging="480"/>
            <w:divId w:val="502202506"/>
          </w:pPr>
          <w:proofErr w:type="spellStart"/>
          <w:r>
            <w:t>Biørn</w:t>
          </w:r>
          <w:proofErr w:type="spellEnd"/>
          <w:r>
            <w:t xml:space="preserve">-Hansen, A., </w:t>
          </w:r>
          <w:proofErr w:type="spellStart"/>
          <w:r>
            <w:t>Pargman</w:t>
          </w:r>
          <w:proofErr w:type="spellEnd"/>
          <w:r>
            <w:t xml:space="preserve">, D., Eriksson, E., Romero, M., </w:t>
          </w:r>
          <w:proofErr w:type="spellStart"/>
          <w:r>
            <w:t>Laaksolahti</w:t>
          </w:r>
          <w:proofErr w:type="spellEnd"/>
          <w:r>
            <w:t xml:space="preserve">, J., &amp; </w:t>
          </w:r>
          <w:proofErr w:type="spellStart"/>
          <w:r>
            <w:t>Robért</w:t>
          </w:r>
          <w:proofErr w:type="spellEnd"/>
          <w:r>
            <w:t xml:space="preserve">, M. (2021). Exploring the Problem Space of CO2 Emission Reductions from Academic Flying. </w:t>
          </w:r>
          <w:r>
            <w:rPr>
              <w:i/>
              <w:iCs/>
            </w:rPr>
            <w:t>Sustainability</w:t>
          </w:r>
          <w:r>
            <w:t xml:space="preserve">, </w:t>
          </w:r>
          <w:r>
            <w:rPr>
              <w:i/>
              <w:iCs/>
            </w:rPr>
            <w:t>13</w:t>
          </w:r>
          <w:r>
            <w:t xml:space="preserve">(21), 12206. </w:t>
          </w:r>
          <w:proofErr w:type="spellStart"/>
          <w:r>
            <w:t>doi</w:t>
          </w:r>
          <w:proofErr w:type="spellEnd"/>
          <w:r>
            <w:t>: 10.3390/su132112206</w:t>
          </w:r>
        </w:p>
        <w:p w14:paraId="198D1726" w14:textId="77777777" w:rsidR="00A22D3D" w:rsidRDefault="00A22D3D">
          <w:pPr>
            <w:autoSpaceDE w:val="0"/>
            <w:autoSpaceDN w:val="0"/>
            <w:ind w:hanging="480"/>
            <w:divId w:val="1201556598"/>
          </w:pPr>
          <w:proofErr w:type="spellStart"/>
          <w:r>
            <w:lastRenderedPageBreak/>
            <w:t>Borgermann</w:t>
          </w:r>
          <w:proofErr w:type="spellEnd"/>
          <w:r>
            <w:t xml:space="preserve">, N., Schmidt, A., &amp; </w:t>
          </w:r>
          <w:proofErr w:type="spellStart"/>
          <w:r>
            <w:t>Dobbelaere</w:t>
          </w:r>
          <w:proofErr w:type="spellEnd"/>
          <w:r>
            <w:t xml:space="preserve">, J. (2022). Preaching water while drinking wine: Why universities must boost climate action now. </w:t>
          </w:r>
          <w:r>
            <w:rPr>
              <w:i/>
              <w:iCs/>
            </w:rPr>
            <w:t>One Earth</w:t>
          </w:r>
          <w:r>
            <w:t xml:space="preserve">, </w:t>
          </w:r>
          <w:r>
            <w:rPr>
              <w:i/>
              <w:iCs/>
            </w:rPr>
            <w:t>5</w:t>
          </w:r>
          <w:r>
            <w:t xml:space="preserve">(1), 18–21. </w:t>
          </w:r>
          <w:proofErr w:type="spellStart"/>
          <w:r>
            <w:t>doi</w:t>
          </w:r>
          <w:proofErr w:type="spellEnd"/>
          <w:r>
            <w:t>: 10.1016/j.oneear.2021.12.015</w:t>
          </w:r>
        </w:p>
        <w:p w14:paraId="54BDD2C9" w14:textId="77777777" w:rsidR="00A22D3D" w:rsidRDefault="00A22D3D">
          <w:pPr>
            <w:autoSpaceDE w:val="0"/>
            <w:autoSpaceDN w:val="0"/>
            <w:ind w:hanging="480"/>
            <w:divId w:val="1659650903"/>
          </w:pPr>
          <w:proofErr w:type="spellStart"/>
          <w:r>
            <w:t>Ciers</w:t>
          </w:r>
          <w:proofErr w:type="spellEnd"/>
          <w:r>
            <w:t xml:space="preserve">, J., Mandic, A., Toth, L. D., &amp; Op ’t Veld, G. (2019). Carbon Footprint of Academic Air Travel: A Case Study in Switzerland. In Sustainability (Vol. 11, Issue 1). </w:t>
          </w:r>
          <w:proofErr w:type="spellStart"/>
          <w:r>
            <w:t>doi</w:t>
          </w:r>
          <w:proofErr w:type="spellEnd"/>
          <w:r>
            <w:t>: 10.3390/su11010080</w:t>
          </w:r>
        </w:p>
        <w:p w14:paraId="114C5BE3" w14:textId="77777777" w:rsidR="00A22D3D" w:rsidRDefault="00A22D3D">
          <w:pPr>
            <w:autoSpaceDE w:val="0"/>
            <w:autoSpaceDN w:val="0"/>
            <w:ind w:hanging="480"/>
            <w:divId w:val="1844010095"/>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396DD866" w14:textId="77777777" w:rsidR="00A22D3D" w:rsidRDefault="00A22D3D">
          <w:pPr>
            <w:autoSpaceDE w:val="0"/>
            <w:autoSpaceDN w:val="0"/>
            <w:ind w:hanging="480"/>
            <w:divId w:val="525369326"/>
          </w:pPr>
          <w:proofErr w:type="spellStart"/>
          <w:r>
            <w:t>GoClimate</w:t>
          </w:r>
          <w:proofErr w:type="spellEnd"/>
          <w:r>
            <w:t xml:space="preserve">. (2020). </w:t>
          </w:r>
          <w:proofErr w:type="spellStart"/>
          <w:r>
            <w:rPr>
              <w:i/>
              <w:iCs/>
            </w:rPr>
            <w:t>GoClimate</w:t>
          </w:r>
          <w:proofErr w:type="spellEnd"/>
          <w:r>
            <w:rPr>
              <w:i/>
              <w:iCs/>
            </w:rPr>
            <w:t xml:space="preserve"> API Reference</w:t>
          </w:r>
          <w:r>
            <w:t>. Retrieved from https://api.goclimate.com/docs</w:t>
          </w:r>
        </w:p>
        <w:p w14:paraId="46139F17" w14:textId="77777777" w:rsidR="00A22D3D" w:rsidRDefault="00A22D3D">
          <w:pPr>
            <w:autoSpaceDE w:val="0"/>
            <w:autoSpaceDN w:val="0"/>
            <w:ind w:hanging="480"/>
            <w:divId w:val="166024918"/>
          </w:pPr>
          <w:r>
            <w:t xml:space="preserve">Graver, B., Zhang, K., &amp; Rutherford, D. (2019). CO2 emissions from commercial aviation, 2018. </w:t>
          </w:r>
          <w:r>
            <w:rPr>
              <w:i/>
              <w:iCs/>
            </w:rPr>
            <w:t>International Council on Clean Transportation</w:t>
          </w:r>
          <w:r>
            <w:t xml:space="preserve">, </w:t>
          </w:r>
          <w:proofErr w:type="gramStart"/>
          <w:r>
            <w:rPr>
              <w:i/>
              <w:iCs/>
            </w:rPr>
            <w:t>September</w:t>
          </w:r>
          <w:r>
            <w:t>,</w:t>
          </w:r>
          <w:proofErr w:type="gramEnd"/>
          <w:r>
            <w:t xml:space="preserve"> 13.</w:t>
          </w:r>
        </w:p>
        <w:p w14:paraId="79CB0D9E" w14:textId="77777777" w:rsidR="00A22D3D" w:rsidRDefault="00A22D3D">
          <w:pPr>
            <w:autoSpaceDE w:val="0"/>
            <w:autoSpaceDN w:val="0"/>
            <w:ind w:hanging="480"/>
            <w:divId w:val="1833986928"/>
          </w:pPr>
          <w:proofErr w:type="spellStart"/>
          <w:r>
            <w:t>Klöwer</w:t>
          </w:r>
          <w:proofErr w:type="spellEnd"/>
          <w:r>
            <w:t xml:space="preserve">, M., Hopkins, D., Allen, M., &amp; </w:t>
          </w:r>
          <w:proofErr w:type="spellStart"/>
          <w:r>
            <w:t>Higham</w:t>
          </w:r>
          <w:proofErr w:type="spellEnd"/>
          <w:r>
            <w:t xml:space="preserve">, J. (2020). An analysis of ways to decarbonize conference travel after COVID-19. </w:t>
          </w:r>
          <w:r>
            <w:rPr>
              <w:i/>
              <w:iCs/>
            </w:rPr>
            <w:t>Nature</w:t>
          </w:r>
          <w:r>
            <w:t xml:space="preserve">, </w:t>
          </w:r>
          <w:r>
            <w:rPr>
              <w:i/>
              <w:iCs/>
            </w:rPr>
            <w:t>583</w:t>
          </w:r>
          <w:r>
            <w:t xml:space="preserve">(7816), 356–359. </w:t>
          </w:r>
          <w:proofErr w:type="spellStart"/>
          <w:r>
            <w:t>doi</w:t>
          </w:r>
          <w:proofErr w:type="spellEnd"/>
          <w:r>
            <w:t>: 10.1038/d41586-020-02057-2</w:t>
          </w:r>
        </w:p>
        <w:p w14:paraId="7DD6658C" w14:textId="77777777" w:rsidR="00A22D3D" w:rsidRDefault="00A22D3D">
          <w:pPr>
            <w:autoSpaceDE w:val="0"/>
            <w:autoSpaceDN w:val="0"/>
            <w:ind w:hanging="480"/>
            <w:divId w:val="1342852686"/>
          </w:pPr>
          <w:proofErr w:type="spellStart"/>
          <w:r>
            <w:t>Kreil</w:t>
          </w:r>
          <w:proofErr w:type="spellEnd"/>
          <w:r>
            <w:t xml:space="preserve">, A. S. (2021). Does flying less harm academic work? Arguments and assumptions about reducing air travel in academia. </w:t>
          </w:r>
          <w:r>
            <w:rPr>
              <w:i/>
              <w:iCs/>
            </w:rPr>
            <w:t xml:space="preserve">Travel </w:t>
          </w:r>
          <w:proofErr w:type="spellStart"/>
          <w:r>
            <w:rPr>
              <w:i/>
              <w:iCs/>
            </w:rPr>
            <w:t>Behaviour</w:t>
          </w:r>
          <w:proofErr w:type="spellEnd"/>
          <w:r>
            <w:rPr>
              <w:i/>
              <w:iCs/>
            </w:rPr>
            <w:t xml:space="preserve"> and Society</w:t>
          </w:r>
          <w:r>
            <w:t xml:space="preserve">, </w:t>
          </w:r>
          <w:r>
            <w:rPr>
              <w:i/>
              <w:iCs/>
            </w:rPr>
            <w:t>25</w:t>
          </w:r>
          <w:r>
            <w:t xml:space="preserve">, 52–61. </w:t>
          </w:r>
          <w:proofErr w:type="spellStart"/>
          <w:r>
            <w:t>doi</w:t>
          </w:r>
          <w:proofErr w:type="spellEnd"/>
          <w:r>
            <w:t>: 10.1016/j.tbs.2021.04.011</w:t>
          </w:r>
        </w:p>
        <w:p w14:paraId="2502B581" w14:textId="77777777" w:rsidR="00A22D3D" w:rsidRDefault="00A22D3D">
          <w:pPr>
            <w:autoSpaceDE w:val="0"/>
            <w:autoSpaceDN w:val="0"/>
            <w:ind w:hanging="480"/>
            <w:divId w:val="718744485"/>
          </w:pPr>
          <w:r>
            <w:t xml:space="preserve">University of Zurich. (n.d.). </w:t>
          </w:r>
          <w:r>
            <w:rPr>
              <w:i/>
              <w:iCs/>
            </w:rPr>
            <w:t>UZH - Sustainability - Air Travel</w:t>
          </w:r>
          <w:r>
            <w:t>. Retrieved from https://www.sustainability.uzh.ch/en/campus-operations/air-travel.html</w:t>
          </w:r>
        </w:p>
        <w:p w14:paraId="73F9E343" w14:textId="77777777" w:rsidR="00A22D3D" w:rsidRDefault="00A22D3D">
          <w:pPr>
            <w:autoSpaceDE w:val="0"/>
            <w:autoSpaceDN w:val="0"/>
            <w:ind w:hanging="480"/>
            <w:divId w:val="1989359552"/>
          </w:pPr>
          <w:proofErr w:type="spellStart"/>
          <w:r w:rsidRPr="00A22D3D">
            <w:rPr>
              <w:lang w:val="fr-CH"/>
            </w:rPr>
            <w:t>Wynes</w:t>
          </w:r>
          <w:proofErr w:type="spellEnd"/>
          <w:r w:rsidRPr="00A22D3D">
            <w:rPr>
              <w:lang w:val="fr-CH"/>
            </w:rPr>
            <w:t xml:space="preserve">, S., Donner, S. D., </w:t>
          </w:r>
          <w:proofErr w:type="spellStart"/>
          <w:r w:rsidRPr="00A22D3D">
            <w:rPr>
              <w:lang w:val="fr-CH"/>
            </w:rPr>
            <w:t>Tannason</w:t>
          </w:r>
          <w:proofErr w:type="spellEnd"/>
          <w:r w:rsidRPr="00A22D3D">
            <w:rPr>
              <w:lang w:val="fr-CH"/>
            </w:rPr>
            <w:t xml:space="preserve">, S., &amp; </w:t>
          </w:r>
          <w:proofErr w:type="spellStart"/>
          <w:r w:rsidRPr="00A22D3D">
            <w:rPr>
              <w:lang w:val="fr-CH"/>
            </w:rPr>
            <w:t>Nabors</w:t>
          </w:r>
          <w:proofErr w:type="spellEnd"/>
          <w:r w:rsidRPr="00A22D3D">
            <w:rPr>
              <w:lang w:val="fr-CH"/>
            </w:rPr>
            <w:t xml:space="preserve">, N. (2019). </w:t>
          </w:r>
          <w:r>
            <w:t xml:space="preserve">Academic air travel has a limited influence on professional success. </w:t>
          </w:r>
          <w:r>
            <w:rPr>
              <w:i/>
              <w:iCs/>
            </w:rPr>
            <w:t>Journal of Cleaner Production</w:t>
          </w:r>
          <w:r>
            <w:t xml:space="preserve">, </w:t>
          </w:r>
          <w:r>
            <w:rPr>
              <w:i/>
              <w:iCs/>
            </w:rPr>
            <w:t>226</w:t>
          </w:r>
          <w:r>
            <w:t xml:space="preserve">, 959–967. </w:t>
          </w:r>
          <w:proofErr w:type="spellStart"/>
          <w:r>
            <w:t>doi</w:t>
          </w:r>
          <w:proofErr w:type="spellEnd"/>
          <w:r>
            <w:t>: 10.1016/j.jclepro.2019.04.109</w:t>
          </w:r>
        </w:p>
        <w:p w14:paraId="0EFF7E65" w14:textId="54907388" w:rsidR="004B64D1" w:rsidRPr="00712DB8" w:rsidRDefault="00A22D3D" w:rsidP="00712DB8">
          <w:pPr>
            <w:pStyle w:val="Textkrper"/>
          </w:pPr>
          <w:r>
            <w:t> </w:t>
          </w:r>
        </w:p>
      </w:sdtContent>
    </w:sdt>
    <w:sectPr w:rsidR="004B64D1" w:rsidRPr="00712DB8">
      <w:footerReference w:type="even" r:id="rId19"/>
      <w:footerReference w:type="default" r:id="rId20"/>
      <w:pgSz w:w="11906" w:h="16838"/>
      <w:pgMar w:top="1418" w:right="1758" w:bottom="1418" w:left="1758"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a Di Vincenzo" w:date="2022-06-03T13:46:00Z" w:initials="SDV">
    <w:p w14:paraId="3623F514" w14:textId="77777777" w:rsidR="008477B3" w:rsidRPr="00B91EF7" w:rsidRDefault="008477B3" w:rsidP="008477B3">
      <w:pPr>
        <w:pStyle w:val="Affiliationandcontact"/>
        <w:jc w:val="both"/>
        <w:rPr>
          <w:sz w:val="24"/>
          <w:szCs w:val="24"/>
        </w:rPr>
      </w:pPr>
      <w:r>
        <w:rPr>
          <w:rStyle w:val="Kommentarzeichen"/>
        </w:rPr>
        <w:annotationRef/>
      </w:r>
      <w:r w:rsidRPr="00931DA3">
        <w:rPr>
          <w:sz w:val="24"/>
          <w:szCs w:val="24"/>
        </w:rPr>
        <w:t xml:space="preserve">critic: more focus on research </w:t>
      </w:r>
    </w:p>
    <w:p w14:paraId="1D5D6EF4" w14:textId="1C7DC9D9" w:rsidR="008477B3" w:rsidRDefault="008477B3">
      <w:pPr>
        <w:pStyle w:val="Kommentartext"/>
      </w:pPr>
    </w:p>
  </w:comment>
  <w:comment w:id="2" w:author="Simona Di Vincenzo" w:date="2022-06-02T16:36:00Z" w:initials="SDV">
    <w:p w14:paraId="1A88EC38" w14:textId="6273BEEC" w:rsidR="00B455A0" w:rsidRDefault="00B455A0" w:rsidP="00B455A0">
      <w:pPr>
        <w:pStyle w:val="Textkrper"/>
      </w:pPr>
      <w:r>
        <w:rPr>
          <w:rStyle w:val="Kommentarzeichen"/>
        </w:rPr>
        <w:annotationRef/>
      </w:r>
      <w:r w:rsidR="005B7AC9" w:rsidRPr="00CC67DF">
        <w:rPr>
          <w:lang w:val="en-GB"/>
        </w:rPr>
        <w:t>critic: Write abo</w:t>
      </w:r>
      <w:r w:rsidR="005B7AC9">
        <w:rPr>
          <w:lang w:val="en-GB"/>
        </w:rPr>
        <w:t xml:space="preserve"> the</w:t>
      </w:r>
      <w:r w:rsidR="005B7AC9" w:rsidRPr="00CC67DF">
        <w:rPr>
          <w:lang w:val="en-GB"/>
        </w:rPr>
        <w:t xml:space="preserve"> research gap.</w:t>
      </w:r>
      <w:r w:rsidR="005B7AC9">
        <w:rPr>
          <w:lang w:val="en-GB"/>
        </w:rPr>
        <w:t xml:space="preserve"> -&gt; Simona</w:t>
      </w:r>
      <w:r w:rsidR="005B7AC9">
        <w:t xml:space="preserve"> </w:t>
      </w:r>
      <w:r>
        <w:t>Research notes:</w:t>
      </w:r>
    </w:p>
    <w:p w14:paraId="11DAF205" w14:textId="37173CC5" w:rsidR="00B455A0" w:rsidRPr="00910E8B" w:rsidRDefault="00B455A0" w:rsidP="00B455A0">
      <w:pPr>
        <w:pStyle w:val="Textkrper"/>
        <w:rPr>
          <w:shd w:val="clear" w:color="auto" w:fill="FFFFFF"/>
          <w:lang w:eastAsia="de-DE"/>
        </w:rPr>
      </w:pPr>
      <w:r w:rsidRPr="00EA76C4">
        <w:rPr>
          <w:shd w:val="clear" w:color="auto" w:fill="FFFFFF"/>
          <w:lang w:eastAsia="de-DE"/>
        </w:rPr>
        <w:t>We found that simple measures such as restricting to economy class, replacing short trips by train</w:t>
      </w:r>
      <w:r>
        <w:rPr>
          <w:shd w:val="clear" w:color="auto" w:fill="FFFFFF"/>
          <w:lang w:eastAsia="de-DE"/>
        </w:rPr>
        <w:t>,</w:t>
      </w:r>
      <w:r w:rsidRPr="00EA76C4">
        <w:rPr>
          <w:shd w:val="clear" w:color="auto" w:fill="FFFFFF"/>
          <w:lang w:eastAsia="de-DE"/>
        </w:rPr>
        <w:t xml:space="preserve"> and avoiding layovers already have the potential to reduce emissions by 36%</w:t>
      </w:r>
      <w:r>
        <w:t xml:space="preserve"> </w:t>
      </w:r>
      <w:hyperlink r:id="rId1" w:history="1">
        <w:r w:rsidRPr="00351927">
          <w:rPr>
            <w:rStyle w:val="Hyperlink"/>
          </w:rPr>
          <w:t>https://www.mdpi.com/2071-1050/11/1/80</w:t>
        </w:r>
      </w:hyperlink>
      <w:r>
        <w:t xml:space="preserve"> </w:t>
      </w:r>
      <w:sdt>
        <w:sdtPr>
          <w:rPr>
            <w:color w:val="000000"/>
          </w:rPr>
          <w:tag w:val="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
          <w:id w:val="1272117529"/>
          <w:placeholder>
            <w:docPart w:val="C74B5FDC8C8D47A495F923E125AE8539"/>
          </w:placeholder>
        </w:sdtPr>
        <w:sdtEndPr/>
        <w:sdtContent>
          <w:r w:rsidR="003E225F" w:rsidRPr="003E225F">
            <w:rPr>
              <w:color w:val="000000"/>
            </w:rPr>
            <w:t>(</w:t>
          </w:r>
          <w:proofErr w:type="spellStart"/>
          <w:r w:rsidR="003E225F" w:rsidRPr="003E225F">
            <w:rPr>
              <w:color w:val="000000"/>
            </w:rPr>
            <w:t>Ciers</w:t>
          </w:r>
          <w:proofErr w:type="spellEnd"/>
          <w:r w:rsidR="003E225F" w:rsidRPr="003E225F">
            <w:rPr>
              <w:color w:val="000000"/>
            </w:rPr>
            <w:t xml:space="preserve"> et al., 2019)</w:t>
          </w:r>
        </w:sdtContent>
      </w:sdt>
    </w:p>
    <w:p w14:paraId="17835CD8" w14:textId="1E62290F" w:rsidR="00B455A0" w:rsidRPr="00BB41D3" w:rsidRDefault="00B455A0" w:rsidP="00B455A0">
      <w:pPr>
        <w:pStyle w:val="Textkrper"/>
        <w:rPr>
          <w:lang w:val="fr-CH"/>
        </w:rPr>
      </w:pPr>
      <w:r w:rsidRPr="0090356C">
        <w:t>We found no relationship between air travel emissions and metrics of academic productivity</w:t>
      </w:r>
      <w:r>
        <w:t>,</w:t>
      </w:r>
      <w:r w:rsidRPr="0090356C">
        <w:t xml:space="preserve"> including </w:t>
      </w:r>
      <w:proofErr w:type="spellStart"/>
      <w:r w:rsidRPr="0090356C">
        <w:t>hIa</w:t>
      </w:r>
      <w:proofErr w:type="spellEnd"/>
      <w:r w:rsidRPr="0090356C">
        <w:t xml:space="preserve"> (h-index adjusted for academic age and discipline).</w:t>
      </w:r>
      <w:r>
        <w:t xml:space="preserve"> </w:t>
      </w:r>
      <w:hyperlink r:id="rId2" w:history="1">
        <w:r w:rsidRPr="00BB41D3">
          <w:rPr>
            <w:rStyle w:val="Hyperlink"/>
            <w:lang w:val="fr-CH"/>
          </w:rPr>
          <w:t>https://www.sciencedirect.com/science/article/pii/S0959652619311862</w:t>
        </w:r>
      </w:hyperlink>
      <w:r w:rsidRPr="00BB41D3">
        <w:rPr>
          <w:lang w:val="fr-CH"/>
        </w:rPr>
        <w:t xml:space="preserve"> </w:t>
      </w:r>
      <w:sdt>
        <w:sdtPr>
          <w:rPr>
            <w:color w:val="000000"/>
          </w:rPr>
          <w:tag w:val="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
          <w:id w:val="-248808709"/>
          <w:placeholder>
            <w:docPart w:val="C74B5FDC8C8D47A495F923E125AE8539"/>
          </w:placeholder>
        </w:sdtPr>
        <w:sdtEndPr/>
        <w:sdtContent>
          <w:r w:rsidR="003E225F" w:rsidRPr="003E225F">
            <w:rPr>
              <w:color w:val="000000"/>
              <w:lang w:val="fr-CH"/>
            </w:rPr>
            <w:t>(</w:t>
          </w:r>
          <w:proofErr w:type="spellStart"/>
          <w:r w:rsidR="003E225F" w:rsidRPr="003E225F">
            <w:rPr>
              <w:color w:val="000000"/>
              <w:lang w:val="fr-CH"/>
            </w:rPr>
            <w:t>Wynes</w:t>
          </w:r>
          <w:proofErr w:type="spellEnd"/>
          <w:r w:rsidR="003E225F" w:rsidRPr="003E225F">
            <w:rPr>
              <w:color w:val="000000"/>
              <w:lang w:val="fr-CH"/>
            </w:rPr>
            <w:t xml:space="preserve"> et al., 2019)</w:t>
          </w:r>
        </w:sdtContent>
      </w:sdt>
    </w:p>
    <w:p w14:paraId="7039A191" w14:textId="258D98B2" w:rsidR="00B455A0" w:rsidRPr="00B455A0" w:rsidRDefault="00B455A0">
      <w:pPr>
        <w:pStyle w:val="Kommentartext"/>
        <w:rPr>
          <w:b/>
          <w:bCs/>
          <w:lang w:val="fr-CH"/>
        </w:rPr>
      </w:pPr>
    </w:p>
  </w:comment>
  <w:comment w:id="3" w:author="Simona Di Vincenzo" w:date="2022-06-02T15:28:00Z" w:initials="SDV">
    <w:p w14:paraId="315C6038" w14:textId="77777777" w:rsidR="00D70B55" w:rsidRDefault="00D70B55" w:rsidP="00D70B55">
      <w:pPr>
        <w:rPr>
          <w:b/>
          <w:bCs/>
        </w:rPr>
      </w:pPr>
      <w:r>
        <w:rPr>
          <w:rStyle w:val="Kommentarzeichen"/>
        </w:rPr>
        <w:annotationRef/>
      </w:r>
      <w:r w:rsidRPr="00D02E41">
        <w:rPr>
          <w:b/>
          <w:bCs/>
        </w:rPr>
        <w:t xml:space="preserve">This section illustrates your analytical results. The results include values of measurements, predictions, statistical test outputs, </w:t>
      </w:r>
      <w:proofErr w:type="spellStart"/>
      <w:r w:rsidRPr="00D02E41">
        <w:rPr>
          <w:b/>
          <w:bCs/>
        </w:rPr>
        <w:t>etc</w:t>
      </w:r>
      <w:proofErr w:type="spellEnd"/>
      <w:r w:rsidRPr="00D02E41">
        <w:rPr>
          <w:b/>
          <w:bCs/>
        </w:rPr>
        <w:t>, and should follow a logical flow corresponding to research objectives and research questions. How did you answer your research questions? Did you accept or reject your hypothesis?</w:t>
      </w:r>
    </w:p>
    <w:p w14:paraId="12304F95" w14:textId="3FE40A54" w:rsidR="00D70B55" w:rsidRDefault="00D70B55">
      <w:pPr>
        <w:pStyle w:val="Kommentartext"/>
      </w:pPr>
    </w:p>
  </w:comment>
  <w:comment w:id="4" w:author="Simona Di Vincenzo" w:date="2022-06-02T15:38:00Z" w:initials="SDV">
    <w:p w14:paraId="0FC7E178" w14:textId="0E334B80" w:rsidR="005C0D48" w:rsidRPr="005C0D48" w:rsidRDefault="005C0D48">
      <w:pPr>
        <w:pStyle w:val="Kommentartext"/>
        <w:rPr>
          <w:lang w:val="de-CH"/>
        </w:rPr>
      </w:pPr>
      <w:r>
        <w:rPr>
          <w:rStyle w:val="Kommentarzeichen"/>
        </w:rPr>
        <w:annotationRef/>
      </w:r>
      <w:proofErr w:type="spellStart"/>
      <w:r w:rsidRPr="005C0D48">
        <w:rPr>
          <w:lang w:val="de-CH"/>
        </w:rPr>
        <w:t>Wegglah</w:t>
      </w:r>
      <w:proofErr w:type="spellEnd"/>
      <w:r w:rsidRPr="005C0D48">
        <w:rPr>
          <w:lang w:val="de-CH"/>
        </w:rPr>
        <w:t xml:space="preserve"> falls </w:t>
      </w:r>
      <w:proofErr w:type="spellStart"/>
      <w:r w:rsidRPr="005C0D48">
        <w:rPr>
          <w:lang w:val="de-CH"/>
        </w:rPr>
        <w:t>zvil</w:t>
      </w:r>
      <w:proofErr w:type="spellEnd"/>
      <w:r w:rsidRPr="005C0D48">
        <w:rPr>
          <w:lang w:val="de-CH"/>
        </w:rPr>
        <w:t xml:space="preserve"> </w:t>
      </w:r>
      <w:proofErr w:type="spellStart"/>
      <w:r w:rsidRPr="005C0D48">
        <w:rPr>
          <w:lang w:val="de-CH"/>
        </w:rPr>
        <w:t>wörter</w:t>
      </w:r>
      <w:proofErr w:type="spellEnd"/>
      <w:r w:rsidRPr="005C0D48">
        <w:rPr>
          <w:lang w:val="de-CH"/>
        </w:rPr>
        <w:t xml:space="preserve"> oder </w:t>
      </w:r>
      <w:r>
        <w:rPr>
          <w:lang w:val="de-CH"/>
        </w:rPr>
        <w:t xml:space="preserve">es eher unnötig </w:t>
      </w:r>
      <w:proofErr w:type="spellStart"/>
      <w:r>
        <w:rPr>
          <w:lang w:val="de-CH"/>
        </w:rPr>
        <w:t>isch</w:t>
      </w:r>
      <w:proofErr w:type="spellEnd"/>
    </w:p>
  </w:comment>
  <w:comment w:id="5" w:author="Simona Di Vincenzo" w:date="2022-06-03T09:57:00Z" w:initials="SDV">
    <w:p w14:paraId="6399AFD5" w14:textId="31A7E9E5" w:rsidR="003F20DD" w:rsidRPr="005C6896" w:rsidRDefault="003F20DD">
      <w:pPr>
        <w:pStyle w:val="Kommentartext"/>
        <w:rPr>
          <w:lang w:val="de-CH"/>
        </w:rPr>
      </w:pPr>
      <w:r>
        <w:rPr>
          <w:rStyle w:val="Kommentarzeichen"/>
        </w:rPr>
        <w:annotationRef/>
      </w:r>
      <w:proofErr w:type="spellStart"/>
      <w:r w:rsidR="005C6896" w:rsidRPr="005C6896">
        <w:rPr>
          <w:lang w:val="de-CH"/>
        </w:rPr>
        <w:t>Söllemer</w:t>
      </w:r>
      <w:proofErr w:type="spellEnd"/>
      <w:r w:rsidR="005C6896" w:rsidRPr="005C6896">
        <w:rPr>
          <w:lang w:val="de-CH"/>
        </w:rPr>
        <w:t xml:space="preserve"> </w:t>
      </w:r>
      <w:proofErr w:type="spellStart"/>
      <w:r w:rsidR="005C6896" w:rsidRPr="005C6896">
        <w:rPr>
          <w:lang w:val="de-CH"/>
        </w:rPr>
        <w:t>euse</w:t>
      </w:r>
      <w:proofErr w:type="spellEnd"/>
      <w:r w:rsidR="005C6896" w:rsidRPr="005C6896">
        <w:rPr>
          <w:lang w:val="de-CH"/>
        </w:rPr>
        <w:t xml:space="preserve"> </w:t>
      </w:r>
      <w:proofErr w:type="spellStart"/>
      <w:r w:rsidR="005C6896">
        <w:rPr>
          <w:lang w:val="de-CH"/>
        </w:rPr>
        <w:t>datesatz</w:t>
      </w:r>
      <w:proofErr w:type="spellEnd"/>
      <w:r w:rsidR="005C6896">
        <w:rPr>
          <w:lang w:val="de-CH"/>
        </w:rPr>
        <w:t xml:space="preserve"> </w:t>
      </w:r>
      <w:proofErr w:type="spellStart"/>
      <w:r w:rsidR="005C6896">
        <w:rPr>
          <w:lang w:val="de-CH"/>
        </w:rPr>
        <w:t>ned</w:t>
      </w:r>
      <w:proofErr w:type="spellEnd"/>
      <w:r w:rsidR="005C6896">
        <w:rPr>
          <w:lang w:val="de-CH"/>
        </w:rPr>
        <w:t xml:space="preserve"> oder de </w:t>
      </w:r>
      <w:proofErr w:type="spellStart"/>
      <w:r w:rsidR="005C6896">
        <w:rPr>
          <w:lang w:val="de-CH"/>
        </w:rPr>
        <w:t>raw</w:t>
      </w:r>
      <w:proofErr w:type="spellEnd"/>
      <w:r w:rsidR="005C6896">
        <w:rPr>
          <w:lang w:val="de-CH"/>
        </w:rPr>
        <w:t xml:space="preserve"> </w:t>
      </w:r>
      <w:proofErr w:type="spellStart"/>
      <w:r w:rsidR="005C6896">
        <w:rPr>
          <w:lang w:val="de-CH"/>
        </w:rPr>
        <w:t>dataset</w:t>
      </w:r>
      <w:proofErr w:type="spellEnd"/>
      <w:r w:rsidR="005C6896">
        <w:rPr>
          <w:lang w:val="de-CH"/>
        </w:rPr>
        <w:t>?</w:t>
      </w:r>
    </w:p>
  </w:comment>
  <w:comment w:id="6" w:author="Gregor Biland" w:date="2022-06-05T15:17:00Z" w:initials="GB">
    <w:p w14:paraId="46FB31AA" w14:textId="7BE29349" w:rsidR="003008EA" w:rsidRPr="003008EA" w:rsidRDefault="003008EA">
      <w:pPr>
        <w:pStyle w:val="Kommentartext"/>
        <w:rPr>
          <w:lang w:val="de-CH"/>
        </w:rPr>
      </w:pPr>
      <w:r>
        <w:rPr>
          <w:rStyle w:val="Kommentarzeichen"/>
        </w:rPr>
        <w:annotationRef/>
      </w:r>
      <w:r w:rsidRPr="003008EA">
        <w:rPr>
          <w:lang w:val="de-CH"/>
        </w:rPr>
        <w:t xml:space="preserve">De </w:t>
      </w:r>
      <w:proofErr w:type="spellStart"/>
      <w:r w:rsidRPr="003008EA">
        <w:rPr>
          <w:lang w:val="de-CH"/>
        </w:rPr>
        <w:t>raw</w:t>
      </w:r>
      <w:proofErr w:type="spellEnd"/>
      <w:r w:rsidRPr="003008EA">
        <w:rPr>
          <w:lang w:val="de-CH"/>
        </w:rPr>
        <w:t xml:space="preserve"> </w:t>
      </w:r>
      <w:proofErr w:type="spellStart"/>
      <w:r w:rsidRPr="003008EA">
        <w:rPr>
          <w:lang w:val="de-CH"/>
        </w:rPr>
        <w:t>data</w:t>
      </w:r>
      <w:proofErr w:type="spellEnd"/>
      <w:r w:rsidRPr="003008EA">
        <w:rPr>
          <w:lang w:val="de-CH"/>
        </w:rPr>
        <w:t xml:space="preserve"> </w:t>
      </w:r>
      <w:proofErr w:type="spellStart"/>
      <w:r w:rsidRPr="003008EA">
        <w:rPr>
          <w:lang w:val="de-CH"/>
        </w:rPr>
        <w:t>würdi</w:t>
      </w:r>
      <w:proofErr w:type="spellEnd"/>
      <w:r w:rsidRPr="003008EA">
        <w:rPr>
          <w:lang w:val="de-CH"/>
        </w:rPr>
        <w:t xml:space="preserve"> meine für die </w:t>
      </w:r>
      <w:proofErr w:type="spellStart"/>
      <w:r w:rsidRPr="003008EA">
        <w:rPr>
          <w:lang w:val="de-CH"/>
        </w:rPr>
        <w:t>statistic</w:t>
      </w:r>
      <w:proofErr w:type="spellEnd"/>
    </w:p>
  </w:comment>
  <w:comment w:id="7" w:author="Simona Di Vincenzo" w:date="2022-06-02T16:34:00Z" w:initials="SDV">
    <w:p w14:paraId="28461557" w14:textId="77777777" w:rsidR="00B455A0" w:rsidRPr="00D02E41" w:rsidRDefault="00B455A0" w:rsidP="00B455A0">
      <w:pPr>
        <w:rPr>
          <w:b/>
          <w:bCs/>
        </w:rPr>
      </w:pPr>
      <w:r>
        <w:rPr>
          <w:rStyle w:val="Kommentarzeichen"/>
        </w:rPr>
        <w:annotationRef/>
      </w:r>
      <w:r w:rsidRPr="00691A4C">
        <w:rPr>
          <w:b/>
          <w:bCs/>
        </w:rPr>
        <w:t xml:space="preserve">No study is perfect. </w:t>
      </w:r>
      <w:r w:rsidRPr="00D02E41">
        <w:rPr>
          <w:b/>
          <w:bCs/>
        </w:rPr>
        <w:t xml:space="preserve">The discussion section describes the patterns, principles, and relationships shown by the results section. It also gives room for discussing unexpected results. In this section, you may also list the </w:t>
      </w:r>
      <w:r>
        <w:rPr>
          <w:b/>
          <w:bCs/>
        </w:rPr>
        <w:t>study's limitations</w:t>
      </w:r>
      <w:r w:rsidRPr="00D02E41">
        <w:rPr>
          <w:b/>
          <w:bCs/>
        </w:rPr>
        <w:t xml:space="preserve"> in terms of the conceptual model, data, and methodology and discuss to what degree the limitations may impact the validity of the results. Reflecting on limitations, you may state the future work with which you may suggest possible solutions to improve this study or potential new paths to expand the scope of the study. </w:t>
      </w:r>
    </w:p>
    <w:p w14:paraId="5BE5E0AA" w14:textId="23AD6B32" w:rsidR="00B455A0" w:rsidRDefault="00B455A0">
      <w:pPr>
        <w:pStyle w:val="Kommentartext"/>
      </w:pPr>
    </w:p>
  </w:comment>
  <w:comment w:id="8" w:author="Simona Di Vincenzo" w:date="2022-06-02T16:35:00Z" w:initials="SDV">
    <w:p w14:paraId="7218DB82" w14:textId="77777777" w:rsidR="00B455A0" w:rsidRPr="00D02E41" w:rsidRDefault="00B455A0" w:rsidP="00B455A0">
      <w:pPr>
        <w:rPr>
          <w:b/>
          <w:bCs/>
        </w:rPr>
      </w:pPr>
      <w:r>
        <w:rPr>
          <w:rStyle w:val="Kommentarzeichen"/>
        </w:rPr>
        <w:annotationRef/>
      </w:r>
      <w:r>
        <w:rPr>
          <w:b/>
          <w:bCs/>
        </w:rPr>
        <w:t>In conclusion</w:t>
      </w:r>
      <w:r w:rsidRPr="00D02E41">
        <w:rPr>
          <w:b/>
          <w:bCs/>
        </w:rPr>
        <w:t>, you shall summarize the pieces of evidence in results that lead to clear</w:t>
      </w:r>
      <w:r>
        <w:rPr>
          <w:b/>
          <w:bCs/>
        </w:rPr>
        <w:t>,</w:t>
      </w:r>
      <w:r w:rsidRPr="00D02E41">
        <w:rPr>
          <w:b/>
          <w:bCs/>
        </w:rPr>
        <w:t xml:space="preserve"> conclusive statements and mention how these conclusions can contribute to the field of science and beyond. How do your findings benefit society or advance desired societal outcomes?</w:t>
      </w:r>
    </w:p>
    <w:p w14:paraId="7FACDDD6" w14:textId="3EAA0C01" w:rsidR="00B455A0" w:rsidRDefault="00B455A0">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D6EF4" w15:done="0"/>
  <w15:commentEx w15:paraId="7039A191" w15:done="0"/>
  <w15:commentEx w15:paraId="12304F95" w15:done="0"/>
  <w15:commentEx w15:paraId="0FC7E178" w15:done="0"/>
  <w15:commentEx w15:paraId="6399AFD5" w15:done="0"/>
  <w15:commentEx w15:paraId="46FB31AA" w15:paraIdParent="6399AFD5" w15:done="0"/>
  <w15:commentEx w15:paraId="5BE5E0AA" w15:done="0"/>
  <w15:commentEx w15:paraId="7FACD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8F3F" w16cex:dateUtc="2022-06-03T11:46:00Z"/>
  <w16cex:commentExtensible w16cex:durableId="26436576" w16cex:dateUtc="2022-06-02T14:36:00Z"/>
  <w16cex:commentExtensible w16cex:durableId="264355AE" w16cex:dateUtc="2022-06-02T13:28:00Z"/>
  <w16cex:commentExtensible w16cex:durableId="264357F8" w16cex:dateUtc="2022-06-02T13:38:00Z"/>
  <w16cex:commentExtensible w16cex:durableId="264459A4" w16cex:dateUtc="2022-06-03T07:57:00Z"/>
  <w16cex:commentExtensible w16cex:durableId="2647479A" w16cex:dateUtc="2022-06-05T13:17:00Z"/>
  <w16cex:commentExtensible w16cex:durableId="26436529" w16cex:dateUtc="2022-06-02T14:34:00Z"/>
  <w16cex:commentExtensible w16cex:durableId="2643653C" w16cex:dateUtc="2022-06-02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D6EF4" w16cid:durableId="26448F3F"/>
  <w16cid:commentId w16cid:paraId="7039A191" w16cid:durableId="26436576"/>
  <w16cid:commentId w16cid:paraId="12304F95" w16cid:durableId="264355AE"/>
  <w16cid:commentId w16cid:paraId="0FC7E178" w16cid:durableId="264357F8"/>
  <w16cid:commentId w16cid:paraId="6399AFD5" w16cid:durableId="264459A4"/>
  <w16cid:commentId w16cid:paraId="46FB31AA" w16cid:durableId="2647479A"/>
  <w16cid:commentId w16cid:paraId="5BE5E0AA" w16cid:durableId="26436529"/>
  <w16cid:commentId w16cid:paraId="7FACDDD6" w16cid:durableId="26436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EE22E" w14:textId="77777777" w:rsidR="00077C30" w:rsidRDefault="00077C30">
      <w:r>
        <w:separator/>
      </w:r>
    </w:p>
  </w:endnote>
  <w:endnote w:type="continuationSeparator" w:id="0">
    <w:p w14:paraId="491FCA4E" w14:textId="77777777" w:rsidR="00077C30" w:rsidRDefault="00077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72953215"/>
      <w:docPartObj>
        <w:docPartGallery w:val="Page Numbers (Bottom of Page)"/>
        <w:docPartUnique/>
      </w:docPartObj>
    </w:sdtPr>
    <w:sdtEndPr>
      <w:rPr>
        <w:rStyle w:val="Seitenzahl"/>
      </w:rPr>
    </w:sdtEndPr>
    <w:sdtContent>
      <w:p w14:paraId="05AC2356" w14:textId="6959DF1F" w:rsidR="002203E7" w:rsidRDefault="002203E7" w:rsidP="00F30A9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EFCDCB7" w14:textId="77777777" w:rsidR="002203E7" w:rsidRDefault="002203E7" w:rsidP="002203E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E7A58" w14:textId="77777777" w:rsidR="00077C30" w:rsidRDefault="00077C30">
      <w:r>
        <w:separator/>
      </w:r>
    </w:p>
  </w:footnote>
  <w:footnote w:type="continuationSeparator" w:id="0">
    <w:p w14:paraId="5AA820D8" w14:textId="77777777" w:rsidR="00077C30" w:rsidRDefault="00077C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ECF64BCC"/>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1ED6590E"/>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E90C3524"/>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6A0022D0"/>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4C4C75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BD060B8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65EECE80"/>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egor Biland">
    <w15:presenceInfo w15:providerId="Windows Live" w15:userId="68fa23c37f396783"/>
  </w15:person>
  <w15:person w15:author="Simona Di Vincenzo">
    <w15:presenceInfo w15:providerId="Windows Live" w15:userId="6ee1c5c25fb64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rQUAJXtwdCwAAAA="/>
  </w:docVars>
  <w:rsids>
    <w:rsidRoot w:val="004B64D1"/>
    <w:rsid w:val="000007DD"/>
    <w:rsid w:val="0000383F"/>
    <w:rsid w:val="00003CFC"/>
    <w:rsid w:val="000074B6"/>
    <w:rsid w:val="00010F60"/>
    <w:rsid w:val="0001157B"/>
    <w:rsid w:val="00025C09"/>
    <w:rsid w:val="00025F00"/>
    <w:rsid w:val="00027954"/>
    <w:rsid w:val="00044319"/>
    <w:rsid w:val="00045EB3"/>
    <w:rsid w:val="0006068D"/>
    <w:rsid w:val="000657E0"/>
    <w:rsid w:val="00066433"/>
    <w:rsid w:val="00071C96"/>
    <w:rsid w:val="00073695"/>
    <w:rsid w:val="00075382"/>
    <w:rsid w:val="00077C30"/>
    <w:rsid w:val="00087613"/>
    <w:rsid w:val="00092095"/>
    <w:rsid w:val="00093223"/>
    <w:rsid w:val="000A0C60"/>
    <w:rsid w:val="000A409C"/>
    <w:rsid w:val="000A495D"/>
    <w:rsid w:val="000A546B"/>
    <w:rsid w:val="000B06CA"/>
    <w:rsid w:val="000B2528"/>
    <w:rsid w:val="000B32D4"/>
    <w:rsid w:val="000B7428"/>
    <w:rsid w:val="000C1CCA"/>
    <w:rsid w:val="000C238F"/>
    <w:rsid w:val="000C4622"/>
    <w:rsid w:val="000C5412"/>
    <w:rsid w:val="000D1FA2"/>
    <w:rsid w:val="000D4851"/>
    <w:rsid w:val="000D572D"/>
    <w:rsid w:val="000E4833"/>
    <w:rsid w:val="000F20F8"/>
    <w:rsid w:val="000F2607"/>
    <w:rsid w:val="000F6454"/>
    <w:rsid w:val="00103A79"/>
    <w:rsid w:val="00110340"/>
    <w:rsid w:val="0011122C"/>
    <w:rsid w:val="00111534"/>
    <w:rsid w:val="001176C4"/>
    <w:rsid w:val="001203B2"/>
    <w:rsid w:val="0012262B"/>
    <w:rsid w:val="001252F9"/>
    <w:rsid w:val="0012694C"/>
    <w:rsid w:val="0013168F"/>
    <w:rsid w:val="001440BF"/>
    <w:rsid w:val="00151B15"/>
    <w:rsid w:val="001536A3"/>
    <w:rsid w:val="00160554"/>
    <w:rsid w:val="00161777"/>
    <w:rsid w:val="00165327"/>
    <w:rsid w:val="001676C8"/>
    <w:rsid w:val="00167F84"/>
    <w:rsid w:val="0017472E"/>
    <w:rsid w:val="0018055B"/>
    <w:rsid w:val="00181E93"/>
    <w:rsid w:val="00183193"/>
    <w:rsid w:val="0018340F"/>
    <w:rsid w:val="00186F08"/>
    <w:rsid w:val="001A063D"/>
    <w:rsid w:val="001C08BE"/>
    <w:rsid w:val="001C4C74"/>
    <w:rsid w:val="001C79B7"/>
    <w:rsid w:val="001D0187"/>
    <w:rsid w:val="001D2442"/>
    <w:rsid w:val="001D6BBC"/>
    <w:rsid w:val="001E27C5"/>
    <w:rsid w:val="001F5CB1"/>
    <w:rsid w:val="00203E19"/>
    <w:rsid w:val="00204B11"/>
    <w:rsid w:val="00205E8B"/>
    <w:rsid w:val="002101DA"/>
    <w:rsid w:val="00213C04"/>
    <w:rsid w:val="0021582A"/>
    <w:rsid w:val="00216C40"/>
    <w:rsid w:val="002203E7"/>
    <w:rsid w:val="002235F7"/>
    <w:rsid w:val="00230D91"/>
    <w:rsid w:val="00234BFE"/>
    <w:rsid w:val="00235847"/>
    <w:rsid w:val="00243E2A"/>
    <w:rsid w:val="00245704"/>
    <w:rsid w:val="0025258E"/>
    <w:rsid w:val="0025585A"/>
    <w:rsid w:val="00260A74"/>
    <w:rsid w:val="002615D8"/>
    <w:rsid w:val="00270486"/>
    <w:rsid w:val="00275749"/>
    <w:rsid w:val="00275916"/>
    <w:rsid w:val="0028225B"/>
    <w:rsid w:val="002953B4"/>
    <w:rsid w:val="00297F26"/>
    <w:rsid w:val="002A28FE"/>
    <w:rsid w:val="002A3F6A"/>
    <w:rsid w:val="002A6A91"/>
    <w:rsid w:val="002B6B66"/>
    <w:rsid w:val="002C1CD1"/>
    <w:rsid w:val="002C7F0D"/>
    <w:rsid w:val="002D64BF"/>
    <w:rsid w:val="002D6C88"/>
    <w:rsid w:val="002E7518"/>
    <w:rsid w:val="002F628D"/>
    <w:rsid w:val="002F7F17"/>
    <w:rsid w:val="003008EA"/>
    <w:rsid w:val="00304D29"/>
    <w:rsid w:val="00307D6C"/>
    <w:rsid w:val="00310D6F"/>
    <w:rsid w:val="00311472"/>
    <w:rsid w:val="00314897"/>
    <w:rsid w:val="0032078D"/>
    <w:rsid w:val="003242C1"/>
    <w:rsid w:val="003305F7"/>
    <w:rsid w:val="00330944"/>
    <w:rsid w:val="003431FC"/>
    <w:rsid w:val="00344094"/>
    <w:rsid w:val="00345E88"/>
    <w:rsid w:val="00360857"/>
    <w:rsid w:val="00360C95"/>
    <w:rsid w:val="00362D51"/>
    <w:rsid w:val="00364670"/>
    <w:rsid w:val="00376E39"/>
    <w:rsid w:val="00383AEC"/>
    <w:rsid w:val="0038536A"/>
    <w:rsid w:val="00386108"/>
    <w:rsid w:val="00390CAE"/>
    <w:rsid w:val="00392E7D"/>
    <w:rsid w:val="003B05E0"/>
    <w:rsid w:val="003B7543"/>
    <w:rsid w:val="003D46AD"/>
    <w:rsid w:val="003D5FBE"/>
    <w:rsid w:val="003E225F"/>
    <w:rsid w:val="003E44EA"/>
    <w:rsid w:val="003F20DD"/>
    <w:rsid w:val="003F6A7D"/>
    <w:rsid w:val="003F6DEC"/>
    <w:rsid w:val="00403F44"/>
    <w:rsid w:val="004126FA"/>
    <w:rsid w:val="00415245"/>
    <w:rsid w:val="00424AC0"/>
    <w:rsid w:val="00425EE3"/>
    <w:rsid w:val="00426950"/>
    <w:rsid w:val="00432487"/>
    <w:rsid w:val="00432D6B"/>
    <w:rsid w:val="00432D6F"/>
    <w:rsid w:val="00435DB9"/>
    <w:rsid w:val="00443D4B"/>
    <w:rsid w:val="004445D6"/>
    <w:rsid w:val="00444CF6"/>
    <w:rsid w:val="00445695"/>
    <w:rsid w:val="00452646"/>
    <w:rsid w:val="00455511"/>
    <w:rsid w:val="00460BF9"/>
    <w:rsid w:val="0046418A"/>
    <w:rsid w:val="00472027"/>
    <w:rsid w:val="00484A18"/>
    <w:rsid w:val="00485327"/>
    <w:rsid w:val="004A0198"/>
    <w:rsid w:val="004A070F"/>
    <w:rsid w:val="004A2216"/>
    <w:rsid w:val="004A5942"/>
    <w:rsid w:val="004A5BDC"/>
    <w:rsid w:val="004B12FF"/>
    <w:rsid w:val="004B64D1"/>
    <w:rsid w:val="004B6537"/>
    <w:rsid w:val="004B716D"/>
    <w:rsid w:val="004C0541"/>
    <w:rsid w:val="004C1A59"/>
    <w:rsid w:val="004D7792"/>
    <w:rsid w:val="004E6227"/>
    <w:rsid w:val="004F10E3"/>
    <w:rsid w:val="004F2A58"/>
    <w:rsid w:val="004F3D7D"/>
    <w:rsid w:val="004F507A"/>
    <w:rsid w:val="00500024"/>
    <w:rsid w:val="00502C82"/>
    <w:rsid w:val="0050694F"/>
    <w:rsid w:val="00513A74"/>
    <w:rsid w:val="0052114D"/>
    <w:rsid w:val="00523529"/>
    <w:rsid w:val="005245A8"/>
    <w:rsid w:val="00526FEB"/>
    <w:rsid w:val="00533C28"/>
    <w:rsid w:val="005343FA"/>
    <w:rsid w:val="00534960"/>
    <w:rsid w:val="00536BEB"/>
    <w:rsid w:val="00557BA8"/>
    <w:rsid w:val="00557E60"/>
    <w:rsid w:val="00562205"/>
    <w:rsid w:val="00567714"/>
    <w:rsid w:val="0057746F"/>
    <w:rsid w:val="00580DB9"/>
    <w:rsid w:val="0058516E"/>
    <w:rsid w:val="00585BEB"/>
    <w:rsid w:val="00591EB5"/>
    <w:rsid w:val="00592A49"/>
    <w:rsid w:val="005977EF"/>
    <w:rsid w:val="005A060D"/>
    <w:rsid w:val="005B32C0"/>
    <w:rsid w:val="005B7306"/>
    <w:rsid w:val="005B7AC9"/>
    <w:rsid w:val="005C0D48"/>
    <w:rsid w:val="005C6896"/>
    <w:rsid w:val="005C69E4"/>
    <w:rsid w:val="005D00D6"/>
    <w:rsid w:val="005D092F"/>
    <w:rsid w:val="005D536E"/>
    <w:rsid w:val="00611D21"/>
    <w:rsid w:val="00613879"/>
    <w:rsid w:val="00617F49"/>
    <w:rsid w:val="006211EC"/>
    <w:rsid w:val="00626D61"/>
    <w:rsid w:val="006274A1"/>
    <w:rsid w:val="00632B0F"/>
    <w:rsid w:val="00635252"/>
    <w:rsid w:val="00643EC9"/>
    <w:rsid w:val="006449E7"/>
    <w:rsid w:val="0064629E"/>
    <w:rsid w:val="00647BA7"/>
    <w:rsid w:val="006571FC"/>
    <w:rsid w:val="00657C94"/>
    <w:rsid w:val="00662C33"/>
    <w:rsid w:val="00662F02"/>
    <w:rsid w:val="0066578E"/>
    <w:rsid w:val="0066613F"/>
    <w:rsid w:val="006665DE"/>
    <w:rsid w:val="006667DE"/>
    <w:rsid w:val="006704FB"/>
    <w:rsid w:val="006743F5"/>
    <w:rsid w:val="00676F6F"/>
    <w:rsid w:val="00680CEB"/>
    <w:rsid w:val="006902D9"/>
    <w:rsid w:val="00691A4C"/>
    <w:rsid w:val="00695D98"/>
    <w:rsid w:val="006B33A3"/>
    <w:rsid w:val="006C2C28"/>
    <w:rsid w:val="006C53D0"/>
    <w:rsid w:val="006C76F6"/>
    <w:rsid w:val="006D14A9"/>
    <w:rsid w:val="006D3D49"/>
    <w:rsid w:val="006D583F"/>
    <w:rsid w:val="006E76F8"/>
    <w:rsid w:val="006F3A6A"/>
    <w:rsid w:val="00700966"/>
    <w:rsid w:val="007057BB"/>
    <w:rsid w:val="00711635"/>
    <w:rsid w:val="00712479"/>
    <w:rsid w:val="00712DB8"/>
    <w:rsid w:val="0071413C"/>
    <w:rsid w:val="00716E2D"/>
    <w:rsid w:val="007178DE"/>
    <w:rsid w:val="007203CA"/>
    <w:rsid w:val="00721579"/>
    <w:rsid w:val="00721A1B"/>
    <w:rsid w:val="00732347"/>
    <w:rsid w:val="00734972"/>
    <w:rsid w:val="00741224"/>
    <w:rsid w:val="00743960"/>
    <w:rsid w:val="0075265B"/>
    <w:rsid w:val="0075403A"/>
    <w:rsid w:val="00754E25"/>
    <w:rsid w:val="00761546"/>
    <w:rsid w:val="007712C4"/>
    <w:rsid w:val="00775D3C"/>
    <w:rsid w:val="007911C6"/>
    <w:rsid w:val="00791EB1"/>
    <w:rsid w:val="007A488F"/>
    <w:rsid w:val="007A73C1"/>
    <w:rsid w:val="007A7B5D"/>
    <w:rsid w:val="007B3134"/>
    <w:rsid w:val="007C2A0E"/>
    <w:rsid w:val="007C4FA9"/>
    <w:rsid w:val="007D16F5"/>
    <w:rsid w:val="007D6769"/>
    <w:rsid w:val="007F4636"/>
    <w:rsid w:val="00803D93"/>
    <w:rsid w:val="0080410F"/>
    <w:rsid w:val="008175A1"/>
    <w:rsid w:val="0082109E"/>
    <w:rsid w:val="0082601F"/>
    <w:rsid w:val="008344ED"/>
    <w:rsid w:val="0083647C"/>
    <w:rsid w:val="008477B3"/>
    <w:rsid w:val="00847972"/>
    <w:rsid w:val="008723F8"/>
    <w:rsid w:val="00883F6A"/>
    <w:rsid w:val="008847A6"/>
    <w:rsid w:val="008859D5"/>
    <w:rsid w:val="0088690C"/>
    <w:rsid w:val="008A1864"/>
    <w:rsid w:val="008B03D1"/>
    <w:rsid w:val="008C0354"/>
    <w:rsid w:val="008C3E9A"/>
    <w:rsid w:val="008C46F9"/>
    <w:rsid w:val="008C7D83"/>
    <w:rsid w:val="008D21B9"/>
    <w:rsid w:val="008D527E"/>
    <w:rsid w:val="008E5A12"/>
    <w:rsid w:val="008F2CA6"/>
    <w:rsid w:val="008F335F"/>
    <w:rsid w:val="0090356C"/>
    <w:rsid w:val="00904740"/>
    <w:rsid w:val="00910E8B"/>
    <w:rsid w:val="0091122A"/>
    <w:rsid w:val="00912AA0"/>
    <w:rsid w:val="00913717"/>
    <w:rsid w:val="0091570C"/>
    <w:rsid w:val="00922654"/>
    <w:rsid w:val="0093058D"/>
    <w:rsid w:val="00931DA3"/>
    <w:rsid w:val="009359BE"/>
    <w:rsid w:val="00962D4F"/>
    <w:rsid w:val="00971BEA"/>
    <w:rsid w:val="00973080"/>
    <w:rsid w:val="00980C6B"/>
    <w:rsid w:val="009966F5"/>
    <w:rsid w:val="00996F76"/>
    <w:rsid w:val="009A1543"/>
    <w:rsid w:val="009A4182"/>
    <w:rsid w:val="009A424D"/>
    <w:rsid w:val="009A6968"/>
    <w:rsid w:val="009B3F68"/>
    <w:rsid w:val="009C6460"/>
    <w:rsid w:val="009C7281"/>
    <w:rsid w:val="009D0D3B"/>
    <w:rsid w:val="009D4292"/>
    <w:rsid w:val="009D7955"/>
    <w:rsid w:val="009D7F93"/>
    <w:rsid w:val="009E6FC8"/>
    <w:rsid w:val="009F1EC9"/>
    <w:rsid w:val="009F3E9A"/>
    <w:rsid w:val="009F7E6C"/>
    <w:rsid w:val="00A004F1"/>
    <w:rsid w:val="00A101F3"/>
    <w:rsid w:val="00A11880"/>
    <w:rsid w:val="00A11BBC"/>
    <w:rsid w:val="00A15337"/>
    <w:rsid w:val="00A22D3D"/>
    <w:rsid w:val="00A279D3"/>
    <w:rsid w:val="00A356A0"/>
    <w:rsid w:val="00A365CA"/>
    <w:rsid w:val="00A412C0"/>
    <w:rsid w:val="00A469DE"/>
    <w:rsid w:val="00A56181"/>
    <w:rsid w:val="00A566AF"/>
    <w:rsid w:val="00A66926"/>
    <w:rsid w:val="00A6742C"/>
    <w:rsid w:val="00A71837"/>
    <w:rsid w:val="00A73973"/>
    <w:rsid w:val="00A82A11"/>
    <w:rsid w:val="00A94CBF"/>
    <w:rsid w:val="00AA312D"/>
    <w:rsid w:val="00AA3BDB"/>
    <w:rsid w:val="00AA41F9"/>
    <w:rsid w:val="00AB0918"/>
    <w:rsid w:val="00AC19FE"/>
    <w:rsid w:val="00AC2099"/>
    <w:rsid w:val="00AC57DA"/>
    <w:rsid w:val="00AD0BC5"/>
    <w:rsid w:val="00AD5474"/>
    <w:rsid w:val="00AD64C3"/>
    <w:rsid w:val="00AD7591"/>
    <w:rsid w:val="00AE224B"/>
    <w:rsid w:val="00AE6F2F"/>
    <w:rsid w:val="00AF2E71"/>
    <w:rsid w:val="00AF7355"/>
    <w:rsid w:val="00AF7533"/>
    <w:rsid w:val="00B0432E"/>
    <w:rsid w:val="00B1364E"/>
    <w:rsid w:val="00B15227"/>
    <w:rsid w:val="00B22C7B"/>
    <w:rsid w:val="00B36690"/>
    <w:rsid w:val="00B406B3"/>
    <w:rsid w:val="00B4307B"/>
    <w:rsid w:val="00B455A0"/>
    <w:rsid w:val="00B547AC"/>
    <w:rsid w:val="00B57D5A"/>
    <w:rsid w:val="00B61CA1"/>
    <w:rsid w:val="00B63673"/>
    <w:rsid w:val="00B63BD4"/>
    <w:rsid w:val="00B6649F"/>
    <w:rsid w:val="00B66F81"/>
    <w:rsid w:val="00B7240B"/>
    <w:rsid w:val="00B73F86"/>
    <w:rsid w:val="00B83A52"/>
    <w:rsid w:val="00B855F7"/>
    <w:rsid w:val="00B90DBD"/>
    <w:rsid w:val="00B91EF7"/>
    <w:rsid w:val="00B94E1F"/>
    <w:rsid w:val="00BA4E5A"/>
    <w:rsid w:val="00BB394A"/>
    <w:rsid w:val="00BB41D3"/>
    <w:rsid w:val="00BB6CA8"/>
    <w:rsid w:val="00BB7658"/>
    <w:rsid w:val="00BC0A97"/>
    <w:rsid w:val="00BC3A63"/>
    <w:rsid w:val="00BE1380"/>
    <w:rsid w:val="00BE2B56"/>
    <w:rsid w:val="00BE625A"/>
    <w:rsid w:val="00BF3B3A"/>
    <w:rsid w:val="00C00412"/>
    <w:rsid w:val="00C028B9"/>
    <w:rsid w:val="00C0464B"/>
    <w:rsid w:val="00C057D4"/>
    <w:rsid w:val="00C10A35"/>
    <w:rsid w:val="00C10D72"/>
    <w:rsid w:val="00C13D82"/>
    <w:rsid w:val="00C177BF"/>
    <w:rsid w:val="00C31B03"/>
    <w:rsid w:val="00C44034"/>
    <w:rsid w:val="00C44258"/>
    <w:rsid w:val="00C47D33"/>
    <w:rsid w:val="00C540F6"/>
    <w:rsid w:val="00C54EBA"/>
    <w:rsid w:val="00C560F8"/>
    <w:rsid w:val="00C733DC"/>
    <w:rsid w:val="00C76150"/>
    <w:rsid w:val="00C81ACF"/>
    <w:rsid w:val="00C90CA1"/>
    <w:rsid w:val="00C913B1"/>
    <w:rsid w:val="00C918EE"/>
    <w:rsid w:val="00C9783E"/>
    <w:rsid w:val="00C97966"/>
    <w:rsid w:val="00CA6EDB"/>
    <w:rsid w:val="00CB1717"/>
    <w:rsid w:val="00CB223B"/>
    <w:rsid w:val="00CB5647"/>
    <w:rsid w:val="00CB76BE"/>
    <w:rsid w:val="00CC09E8"/>
    <w:rsid w:val="00CC37B7"/>
    <w:rsid w:val="00CC5AC9"/>
    <w:rsid w:val="00CC67DF"/>
    <w:rsid w:val="00CD40AE"/>
    <w:rsid w:val="00CD6286"/>
    <w:rsid w:val="00CF1677"/>
    <w:rsid w:val="00CF27A3"/>
    <w:rsid w:val="00CF3B2F"/>
    <w:rsid w:val="00D00189"/>
    <w:rsid w:val="00D0211A"/>
    <w:rsid w:val="00D02E41"/>
    <w:rsid w:val="00D10183"/>
    <w:rsid w:val="00D10C9B"/>
    <w:rsid w:val="00D12DBA"/>
    <w:rsid w:val="00D148BA"/>
    <w:rsid w:val="00D1698A"/>
    <w:rsid w:val="00D17A67"/>
    <w:rsid w:val="00D17DE7"/>
    <w:rsid w:val="00D25F94"/>
    <w:rsid w:val="00D26BAD"/>
    <w:rsid w:val="00D2773A"/>
    <w:rsid w:val="00D27A21"/>
    <w:rsid w:val="00D27C09"/>
    <w:rsid w:val="00D36A5A"/>
    <w:rsid w:val="00D56374"/>
    <w:rsid w:val="00D6199D"/>
    <w:rsid w:val="00D63E56"/>
    <w:rsid w:val="00D67A78"/>
    <w:rsid w:val="00D70B55"/>
    <w:rsid w:val="00D82980"/>
    <w:rsid w:val="00D907AA"/>
    <w:rsid w:val="00D93550"/>
    <w:rsid w:val="00D94FD3"/>
    <w:rsid w:val="00D96776"/>
    <w:rsid w:val="00DA0792"/>
    <w:rsid w:val="00DA1155"/>
    <w:rsid w:val="00DA7AC8"/>
    <w:rsid w:val="00DB1B53"/>
    <w:rsid w:val="00DB3DAC"/>
    <w:rsid w:val="00DC49AE"/>
    <w:rsid w:val="00DD1A6E"/>
    <w:rsid w:val="00DE14D6"/>
    <w:rsid w:val="00DE53FF"/>
    <w:rsid w:val="00DF035C"/>
    <w:rsid w:val="00DF2AFA"/>
    <w:rsid w:val="00DF58A2"/>
    <w:rsid w:val="00DF71D2"/>
    <w:rsid w:val="00E00036"/>
    <w:rsid w:val="00E03CFB"/>
    <w:rsid w:val="00E053B1"/>
    <w:rsid w:val="00E105AE"/>
    <w:rsid w:val="00E20E87"/>
    <w:rsid w:val="00E33916"/>
    <w:rsid w:val="00E36482"/>
    <w:rsid w:val="00E40813"/>
    <w:rsid w:val="00E47779"/>
    <w:rsid w:val="00E54415"/>
    <w:rsid w:val="00E70F50"/>
    <w:rsid w:val="00E72387"/>
    <w:rsid w:val="00E72BF6"/>
    <w:rsid w:val="00E77F33"/>
    <w:rsid w:val="00E81160"/>
    <w:rsid w:val="00E82539"/>
    <w:rsid w:val="00E86EA2"/>
    <w:rsid w:val="00E92662"/>
    <w:rsid w:val="00E9507C"/>
    <w:rsid w:val="00EA2214"/>
    <w:rsid w:val="00EA5E61"/>
    <w:rsid w:val="00EA76C4"/>
    <w:rsid w:val="00EB0F22"/>
    <w:rsid w:val="00EB23F0"/>
    <w:rsid w:val="00EC004B"/>
    <w:rsid w:val="00EC56CB"/>
    <w:rsid w:val="00ED1A2B"/>
    <w:rsid w:val="00ED559A"/>
    <w:rsid w:val="00EE2828"/>
    <w:rsid w:val="00EE5E2E"/>
    <w:rsid w:val="00EE6E61"/>
    <w:rsid w:val="00EF30EB"/>
    <w:rsid w:val="00EF539A"/>
    <w:rsid w:val="00F01AFF"/>
    <w:rsid w:val="00F02977"/>
    <w:rsid w:val="00F030B9"/>
    <w:rsid w:val="00F06A13"/>
    <w:rsid w:val="00F10D70"/>
    <w:rsid w:val="00F1396F"/>
    <w:rsid w:val="00F22905"/>
    <w:rsid w:val="00F25488"/>
    <w:rsid w:val="00F27ECC"/>
    <w:rsid w:val="00F32643"/>
    <w:rsid w:val="00F41E7C"/>
    <w:rsid w:val="00F74970"/>
    <w:rsid w:val="00F76559"/>
    <w:rsid w:val="00F80DAF"/>
    <w:rsid w:val="00F93D30"/>
    <w:rsid w:val="00F95542"/>
    <w:rsid w:val="00FA057B"/>
    <w:rsid w:val="00FA181A"/>
    <w:rsid w:val="00FA19EC"/>
    <w:rsid w:val="00FB2351"/>
    <w:rsid w:val="00FC27E3"/>
    <w:rsid w:val="00FC5CB0"/>
    <w:rsid w:val="00FC6413"/>
    <w:rsid w:val="00FD37FC"/>
    <w:rsid w:val="00FD3CCF"/>
    <w:rsid w:val="00FD5390"/>
    <w:rsid w:val="00FE3F83"/>
    <w:rsid w:val="00FE6B4A"/>
    <w:rsid w:val="00FF5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5B32C0"/>
    <w:pPr>
      <w:jc w:val="both"/>
    </w:pPr>
  </w:style>
  <w:style w:type="paragraph" w:styleId="berschrift1">
    <w:name w:val="heading 1"/>
    <w:basedOn w:val="Standard"/>
    <w:next w:val="Standard"/>
    <w:qFormat/>
    <w:rsid w:val="00214C6A"/>
    <w:pPr>
      <w:keepNext/>
      <w:spacing w:before="240" w:after="60"/>
      <w:outlineLvl w:val="0"/>
    </w:pPr>
    <w:rPr>
      <w:rFonts w:ascii="Arial" w:hAnsi="Arial" w:cs="Arial"/>
      <w:b/>
      <w:bCs/>
      <w:kern w:val="2"/>
      <w:sz w:val="32"/>
      <w:szCs w:val="32"/>
    </w:rPr>
  </w:style>
  <w:style w:type="paragraph" w:styleId="berschrift2">
    <w:name w:val="heading 2"/>
    <w:basedOn w:val="Standard"/>
    <w:next w:val="Standard"/>
    <w:qFormat/>
    <w:rsid w:val="00BF2A35"/>
    <w:pPr>
      <w:keepNext/>
      <w:spacing w:before="240" w:after="60"/>
      <w:outlineLvl w:val="1"/>
    </w:pPr>
    <w:rPr>
      <w:rFonts w:ascii="Arial" w:hAnsi="Arial" w:cs="Arial"/>
      <w:b/>
      <w:bCs/>
      <w:iCs/>
      <w:sz w:val="28"/>
      <w:szCs w:val="28"/>
    </w:rPr>
  </w:style>
  <w:style w:type="paragraph" w:styleId="berschrift3">
    <w:name w:val="heading 3"/>
    <w:basedOn w:val="Standard"/>
    <w:next w:val="Standard"/>
    <w:qFormat/>
    <w:rsid w:val="00DC52CB"/>
    <w:pPr>
      <w:keepNext/>
      <w:spacing w:before="240" w:after="60"/>
      <w:outlineLvl w:val="2"/>
    </w:pPr>
    <w:rPr>
      <w:rFonts w:ascii="Arial" w:hAnsi="Arial" w:cs="Arial"/>
      <w:b/>
      <w:bCs/>
      <w:szCs w:val="26"/>
    </w:rPr>
  </w:style>
  <w:style w:type="paragraph" w:styleId="berschrift4">
    <w:name w:val="heading 4"/>
    <w:basedOn w:val="Standard"/>
    <w:next w:val="Standard"/>
    <w:link w:val="berschrift4Zchn"/>
    <w:unhideWhenUsed/>
    <w:qFormat/>
    <w:rsid w:val="005B32C0"/>
    <w:pPr>
      <w:keepNext/>
      <w:keepLines/>
      <w:spacing w:before="40"/>
      <w:outlineLvl w:val="3"/>
    </w:pPr>
    <w:rPr>
      <w:rFonts w:ascii="Arial" w:eastAsiaTheme="majorEastAsia" w:hAnsi="Arial"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ervorhebung">
    <w:name w:val="Emphasis"/>
    <w:basedOn w:val="Absatz-Standardschriftart"/>
    <w:qFormat/>
    <w:rsid w:val="00560926"/>
    <w:rPr>
      <w:i/>
      <w:iCs/>
    </w:rPr>
  </w:style>
  <w:style w:type="character" w:customStyle="1" w:styleId="InternetLink">
    <w:name w:val="Internet Link"/>
    <w:basedOn w:val="Absatz-Standardschriftart"/>
    <w:uiPriority w:val="99"/>
    <w:unhideWhenUsed/>
    <w:rsid w:val="00C01FA0"/>
    <w:rPr>
      <w:color w:val="0000FF"/>
      <w:u w:val="single"/>
    </w:rPr>
  </w:style>
  <w:style w:type="character" w:customStyle="1" w:styleId="SprechblasentextZchn">
    <w:name w:val="Sprechblasentext Zchn"/>
    <w:basedOn w:val="Absatz-Standardschriftart"/>
    <w:link w:val="Sprechblasentext"/>
    <w:qFormat/>
    <w:rsid w:val="00B8266E"/>
    <w:rPr>
      <w:rFonts w:ascii="Lucida Grande" w:hAnsi="Lucida Grande" w:cs="Lucida Grande"/>
      <w:sz w:val="18"/>
      <w:szCs w:val="18"/>
    </w:rPr>
  </w:style>
  <w:style w:type="character" w:customStyle="1" w:styleId="TitelZchn">
    <w:name w:val="Titel Zchn"/>
    <w:basedOn w:val="Absatz-Standardschriftart"/>
    <w:link w:val="Titel"/>
    <w:qFormat/>
    <w:rsid w:val="00B22C90"/>
    <w:rPr>
      <w:rFonts w:ascii="Arial" w:hAnsi="Arial"/>
      <w:b/>
      <w:bCs/>
      <w:kern w:val="2"/>
      <w:sz w:val="32"/>
      <w:lang w:val="en-GB"/>
    </w:rPr>
  </w:style>
  <w:style w:type="character" w:customStyle="1" w:styleId="AuthorChar">
    <w:name w:val="Author Char"/>
    <w:basedOn w:val="Absatz-Standardschriftar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Droid Sans Fallback" w:hAnsi="Liberation Sans" w:cs="Droid Sans Devanagari"/>
      <w:sz w:val="28"/>
      <w:szCs w:val="28"/>
    </w:rPr>
  </w:style>
  <w:style w:type="paragraph" w:styleId="Textkrper">
    <w:name w:val="Body Text"/>
    <w:basedOn w:val="Standard"/>
    <w:pPr>
      <w:spacing w:after="140" w:line="276" w:lineRule="auto"/>
    </w:pPr>
  </w:style>
  <w:style w:type="paragraph" w:styleId="Liste">
    <w:name w:val="List"/>
    <w:basedOn w:val="Textkrper"/>
    <w:rPr>
      <w:rFonts w:cs="Droid Sans Devanagari"/>
    </w:rPr>
  </w:style>
  <w:style w:type="paragraph" w:styleId="Beschriftung">
    <w:name w:val="caption"/>
    <w:basedOn w:val="Standard"/>
    <w:qFormat/>
    <w:pPr>
      <w:suppressLineNumbers/>
      <w:spacing w:before="120" w:after="120"/>
    </w:pPr>
    <w:rPr>
      <w:rFonts w:cs="Droid Sans Devanagari"/>
      <w:i/>
      <w:iCs/>
    </w:rPr>
  </w:style>
  <w:style w:type="paragraph" w:customStyle="1" w:styleId="Index">
    <w:name w:val="Index"/>
    <w:basedOn w:val="Standard"/>
    <w:qFormat/>
    <w:pPr>
      <w:suppressLineNumbers/>
    </w:pPr>
    <w:rPr>
      <w:rFonts w:cs="Droid Sans Devanagari"/>
    </w:rPr>
  </w:style>
  <w:style w:type="paragraph" w:customStyle="1" w:styleId="Affiliationandcontact">
    <w:name w:val="Affiliation and contact"/>
    <w:basedOn w:val="Standard"/>
    <w:qFormat/>
    <w:rsid w:val="006F6D13"/>
    <w:pPr>
      <w:spacing w:before="113"/>
      <w:jc w:val="center"/>
    </w:pPr>
    <w:rPr>
      <w:sz w:val="18"/>
      <w:szCs w:val="20"/>
    </w:rPr>
  </w:style>
  <w:style w:type="paragraph" w:customStyle="1" w:styleId="Papertitle">
    <w:name w:val="Paper title"/>
    <w:basedOn w:val="berschrift1"/>
    <w:qFormat/>
    <w:rsid w:val="00B8356F"/>
    <w:pPr>
      <w:jc w:val="center"/>
    </w:pPr>
    <w:rPr>
      <w:rFonts w:cs="Times New Roman"/>
      <w:szCs w:val="20"/>
    </w:rPr>
  </w:style>
  <w:style w:type="paragraph" w:styleId="Dokumentstruktur">
    <w:name w:val="Document Map"/>
    <w:basedOn w:val="Standard"/>
    <w:semiHidden/>
    <w:qFormat/>
    <w:rsid w:val="00E77344"/>
    <w:pPr>
      <w:shd w:val="clear" w:color="auto" w:fill="000080"/>
    </w:pPr>
    <w:rPr>
      <w:rFonts w:ascii="Tahoma" w:hAnsi="Tahoma" w:cs="Tahoma"/>
      <w:sz w:val="20"/>
      <w:szCs w:val="20"/>
    </w:rPr>
  </w:style>
  <w:style w:type="paragraph" w:customStyle="1" w:styleId="Standardindented">
    <w:name w:val="Standard indented"/>
    <w:basedOn w:val="Standard"/>
    <w:qFormat/>
    <w:rsid w:val="006F6D13"/>
    <w:pPr>
      <w:ind w:firstLine="284"/>
    </w:pPr>
    <w:rPr>
      <w:szCs w:val="20"/>
    </w:rPr>
  </w:style>
  <w:style w:type="paragraph" w:customStyle="1" w:styleId="References">
    <w:name w:val="References"/>
    <w:basedOn w:val="Standard"/>
    <w:qFormat/>
    <w:rsid w:val="006F6D13"/>
    <w:pPr>
      <w:ind w:left="567" w:hanging="567"/>
    </w:pPr>
    <w:rPr>
      <w:sz w:val="20"/>
      <w:szCs w:val="20"/>
    </w:rPr>
  </w:style>
  <w:style w:type="paragraph" w:styleId="Sprechblasentext">
    <w:name w:val="Balloon Text"/>
    <w:basedOn w:val="Standard"/>
    <w:link w:val="SprechblasentextZchn"/>
    <w:qFormat/>
    <w:rsid w:val="00B8266E"/>
    <w:rPr>
      <w:rFonts w:ascii="Lucida Grande" w:hAnsi="Lucida Grande" w:cs="Lucida Grande"/>
      <w:sz w:val="18"/>
      <w:szCs w:val="18"/>
    </w:rPr>
  </w:style>
  <w:style w:type="paragraph" w:styleId="Titel">
    <w:name w:val="Title"/>
    <w:basedOn w:val="Papertitle"/>
    <w:next w:val="Standard"/>
    <w:link w:val="TitelZchn"/>
    <w:qFormat/>
    <w:rsid w:val="00B22C90"/>
    <w:rPr>
      <w:lang w:val="en-GB"/>
    </w:rPr>
  </w:style>
  <w:style w:type="paragraph" w:customStyle="1" w:styleId="Author">
    <w:name w:val="Author"/>
    <w:basedOn w:val="Standard"/>
    <w:link w:val="AuthorChar"/>
    <w:qFormat/>
    <w:rsid w:val="00B22C90"/>
    <w:pPr>
      <w:jc w:val="center"/>
    </w:pPr>
    <w:rPr>
      <w:lang w:val="en-GB"/>
    </w:rPr>
  </w:style>
  <w:style w:type="paragraph" w:customStyle="1" w:styleId="TableCaption">
    <w:name w:val="Table Caption"/>
    <w:basedOn w:val="Standard"/>
    <w:qFormat/>
    <w:pPr>
      <w:keepNext/>
      <w:jc w:val="center"/>
    </w:pPr>
  </w:style>
  <w:style w:type="paragraph" w:styleId="Funotentext">
    <w:name w:val="footnote text"/>
    <w:basedOn w:val="Standard"/>
    <w:pPr>
      <w:suppressLineNumbers/>
      <w:ind w:left="339" w:hanging="339"/>
    </w:pPr>
    <w:rPr>
      <w:sz w:val="20"/>
      <w:szCs w:val="20"/>
    </w:rPr>
  </w:style>
  <w:style w:type="paragraph" w:styleId="Untertitel">
    <w:name w:val="Subtitle"/>
    <w:basedOn w:val="Heading"/>
    <w:next w:val="Textkrper"/>
    <w:qFormat/>
    <w:pPr>
      <w:spacing w:before="60"/>
      <w:jc w:val="center"/>
    </w:pPr>
    <w:rPr>
      <w:rFonts w:ascii="Arial" w:hAnsi="Arial"/>
      <w:sz w:val="24"/>
      <w:szCs w:val="36"/>
    </w:rPr>
  </w:style>
  <w:style w:type="table" w:styleId="Tabellenraster">
    <w:name w:val="Table Grid"/>
    <w:basedOn w:val="NormaleTabelle"/>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F76559"/>
    <w:rPr>
      <w:sz w:val="16"/>
      <w:szCs w:val="16"/>
    </w:rPr>
  </w:style>
  <w:style w:type="paragraph" w:styleId="Kommentartext">
    <w:name w:val="annotation text"/>
    <w:basedOn w:val="Standard"/>
    <w:link w:val="KommentartextZchn"/>
    <w:semiHidden/>
    <w:unhideWhenUsed/>
    <w:rsid w:val="00F76559"/>
    <w:rPr>
      <w:sz w:val="20"/>
      <w:szCs w:val="20"/>
    </w:rPr>
  </w:style>
  <w:style w:type="character" w:customStyle="1" w:styleId="KommentartextZchn">
    <w:name w:val="Kommentartext Zchn"/>
    <w:basedOn w:val="Absatz-Standardschriftart"/>
    <w:link w:val="Kommentartext"/>
    <w:semiHidden/>
    <w:rsid w:val="00F76559"/>
  </w:style>
  <w:style w:type="paragraph" w:styleId="Kommentarthema">
    <w:name w:val="annotation subject"/>
    <w:basedOn w:val="Kommentartext"/>
    <w:next w:val="Kommentartext"/>
    <w:link w:val="KommentarthemaZchn"/>
    <w:semiHidden/>
    <w:unhideWhenUsed/>
    <w:rsid w:val="00F76559"/>
    <w:rPr>
      <w:b/>
      <w:bCs/>
    </w:rPr>
  </w:style>
  <w:style w:type="character" w:customStyle="1" w:styleId="KommentarthemaZchn">
    <w:name w:val="Kommentarthema Zchn"/>
    <w:basedOn w:val="KommentartextZchn"/>
    <w:link w:val="Kommentarthema"/>
    <w:semiHidden/>
    <w:rsid w:val="00F76559"/>
    <w:rPr>
      <w:b/>
      <w:bCs/>
    </w:rPr>
  </w:style>
  <w:style w:type="paragraph" w:styleId="Literaturverzeichnis">
    <w:name w:val="Bibliography"/>
    <w:basedOn w:val="Standard"/>
    <w:next w:val="Standard"/>
    <w:uiPriority w:val="37"/>
    <w:unhideWhenUsed/>
    <w:rsid w:val="0093058D"/>
  </w:style>
  <w:style w:type="paragraph" w:styleId="berarbeitung">
    <w:name w:val="Revision"/>
    <w:hidden/>
    <w:uiPriority w:val="71"/>
    <w:semiHidden/>
    <w:rsid w:val="00E72BF6"/>
  </w:style>
  <w:style w:type="character" w:styleId="Platzhaltertext">
    <w:name w:val="Placeholder Text"/>
    <w:basedOn w:val="Absatz-Standardschriftart"/>
    <w:uiPriority w:val="67"/>
    <w:rsid w:val="00403F44"/>
    <w:rPr>
      <w:color w:val="808080"/>
    </w:rPr>
  </w:style>
  <w:style w:type="paragraph" w:styleId="StandardWeb">
    <w:name w:val="Normal (Web)"/>
    <w:basedOn w:val="Standard"/>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EinfacheTabelle4">
    <w:name w:val="Plain Table 4"/>
    <w:basedOn w:val="NormaleTabelle"/>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nabsatz">
    <w:name w:val="List Paragraph"/>
    <w:basedOn w:val="Standard"/>
    <w:uiPriority w:val="72"/>
    <w:rsid w:val="001536A3"/>
    <w:pPr>
      <w:ind w:left="720"/>
      <w:contextualSpacing/>
    </w:pPr>
  </w:style>
  <w:style w:type="paragraph" w:styleId="Fuzeile">
    <w:name w:val="footer"/>
    <w:basedOn w:val="Standard"/>
    <w:link w:val="FuzeileZchn"/>
    <w:unhideWhenUsed/>
    <w:rsid w:val="002203E7"/>
    <w:pPr>
      <w:tabs>
        <w:tab w:val="center" w:pos="4536"/>
        <w:tab w:val="right" w:pos="9072"/>
      </w:tabs>
    </w:pPr>
  </w:style>
  <w:style w:type="character" w:customStyle="1" w:styleId="FuzeileZchn">
    <w:name w:val="Fußzeile Zchn"/>
    <w:basedOn w:val="Absatz-Standardschriftart"/>
    <w:link w:val="Fuzeile"/>
    <w:rsid w:val="002203E7"/>
  </w:style>
  <w:style w:type="character" w:styleId="Seitenzahl">
    <w:name w:val="page number"/>
    <w:basedOn w:val="Absatz-Standardschriftart"/>
    <w:semiHidden/>
    <w:unhideWhenUsed/>
    <w:rsid w:val="002203E7"/>
  </w:style>
  <w:style w:type="paragraph" w:styleId="Kopfzeile">
    <w:name w:val="header"/>
    <w:basedOn w:val="Standard"/>
    <w:link w:val="KopfzeileZchn"/>
    <w:unhideWhenUsed/>
    <w:rsid w:val="00BA4E5A"/>
    <w:pPr>
      <w:tabs>
        <w:tab w:val="center" w:pos="4536"/>
        <w:tab w:val="right" w:pos="9072"/>
      </w:tabs>
    </w:pPr>
  </w:style>
  <w:style w:type="character" w:customStyle="1" w:styleId="KopfzeileZchn">
    <w:name w:val="Kopfzeile Zchn"/>
    <w:basedOn w:val="Absatz-Standardschriftart"/>
    <w:link w:val="Kopfzeile"/>
    <w:rsid w:val="00BA4E5A"/>
  </w:style>
  <w:style w:type="character" w:styleId="Hyperlink">
    <w:name w:val="Hyperlink"/>
    <w:basedOn w:val="Absatz-Standardschriftart"/>
    <w:uiPriority w:val="99"/>
    <w:unhideWhenUsed/>
    <w:rsid w:val="00C76150"/>
    <w:rPr>
      <w:color w:val="0000FF" w:themeColor="hyperlink"/>
      <w:u w:val="single"/>
    </w:rPr>
  </w:style>
  <w:style w:type="character" w:styleId="NichtaufgelsteErwhnung">
    <w:name w:val="Unresolved Mention"/>
    <w:basedOn w:val="Absatz-Standardschriftart"/>
    <w:rsid w:val="00C76150"/>
    <w:rPr>
      <w:color w:val="605E5C"/>
      <w:shd w:val="clear" w:color="auto" w:fill="E1DFDD"/>
    </w:rPr>
  </w:style>
  <w:style w:type="character" w:styleId="BesuchterLink">
    <w:name w:val="FollowedHyperlink"/>
    <w:basedOn w:val="Absatz-Standardschriftart"/>
    <w:semiHidden/>
    <w:unhideWhenUsed/>
    <w:rsid w:val="00910E8B"/>
    <w:rPr>
      <w:color w:val="800080" w:themeColor="followedHyperlink"/>
      <w:u w:val="single"/>
    </w:rPr>
  </w:style>
  <w:style w:type="paragraph" w:styleId="Blocktext">
    <w:name w:val="Block Text"/>
    <w:basedOn w:val="Standard"/>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berschrift4Zchn">
    <w:name w:val="Überschrift 4 Zchn"/>
    <w:basedOn w:val="Absatz-Standardschriftart"/>
    <w:link w:val="berschrift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02654868">
      <w:bodyDiv w:val="1"/>
      <w:marLeft w:val="0"/>
      <w:marRight w:val="0"/>
      <w:marTop w:val="0"/>
      <w:marBottom w:val="0"/>
      <w:divBdr>
        <w:top w:val="none" w:sz="0" w:space="0" w:color="auto"/>
        <w:left w:val="none" w:sz="0" w:space="0" w:color="auto"/>
        <w:bottom w:val="none" w:sz="0" w:space="0" w:color="auto"/>
        <w:right w:val="none" w:sz="0" w:space="0" w:color="auto"/>
      </w:divBdr>
      <w:divsChild>
        <w:div w:id="2040546119">
          <w:marLeft w:val="480"/>
          <w:marRight w:val="0"/>
          <w:marTop w:val="0"/>
          <w:marBottom w:val="0"/>
          <w:divBdr>
            <w:top w:val="none" w:sz="0" w:space="0" w:color="auto"/>
            <w:left w:val="none" w:sz="0" w:space="0" w:color="auto"/>
            <w:bottom w:val="none" w:sz="0" w:space="0" w:color="auto"/>
            <w:right w:val="none" w:sz="0" w:space="0" w:color="auto"/>
          </w:divBdr>
        </w:div>
        <w:div w:id="154686950">
          <w:marLeft w:val="480"/>
          <w:marRight w:val="0"/>
          <w:marTop w:val="0"/>
          <w:marBottom w:val="0"/>
          <w:divBdr>
            <w:top w:val="none" w:sz="0" w:space="0" w:color="auto"/>
            <w:left w:val="none" w:sz="0" w:space="0" w:color="auto"/>
            <w:bottom w:val="none" w:sz="0" w:space="0" w:color="auto"/>
            <w:right w:val="none" w:sz="0" w:space="0" w:color="auto"/>
          </w:divBdr>
        </w:div>
        <w:div w:id="2095321241">
          <w:marLeft w:val="480"/>
          <w:marRight w:val="0"/>
          <w:marTop w:val="0"/>
          <w:marBottom w:val="0"/>
          <w:divBdr>
            <w:top w:val="none" w:sz="0" w:space="0" w:color="auto"/>
            <w:left w:val="none" w:sz="0" w:space="0" w:color="auto"/>
            <w:bottom w:val="none" w:sz="0" w:space="0" w:color="auto"/>
            <w:right w:val="none" w:sz="0" w:space="0" w:color="auto"/>
          </w:divBdr>
        </w:div>
        <w:div w:id="1390609164">
          <w:marLeft w:val="480"/>
          <w:marRight w:val="0"/>
          <w:marTop w:val="0"/>
          <w:marBottom w:val="0"/>
          <w:divBdr>
            <w:top w:val="none" w:sz="0" w:space="0" w:color="auto"/>
            <w:left w:val="none" w:sz="0" w:space="0" w:color="auto"/>
            <w:bottom w:val="none" w:sz="0" w:space="0" w:color="auto"/>
            <w:right w:val="none" w:sz="0" w:space="0" w:color="auto"/>
          </w:divBdr>
        </w:div>
        <w:div w:id="2058510014">
          <w:marLeft w:val="480"/>
          <w:marRight w:val="0"/>
          <w:marTop w:val="0"/>
          <w:marBottom w:val="0"/>
          <w:divBdr>
            <w:top w:val="none" w:sz="0" w:space="0" w:color="auto"/>
            <w:left w:val="none" w:sz="0" w:space="0" w:color="auto"/>
            <w:bottom w:val="none" w:sz="0" w:space="0" w:color="auto"/>
            <w:right w:val="none" w:sz="0" w:space="0" w:color="auto"/>
          </w:divBdr>
        </w:div>
        <w:div w:id="1089352649">
          <w:marLeft w:val="480"/>
          <w:marRight w:val="0"/>
          <w:marTop w:val="0"/>
          <w:marBottom w:val="0"/>
          <w:divBdr>
            <w:top w:val="none" w:sz="0" w:space="0" w:color="auto"/>
            <w:left w:val="none" w:sz="0" w:space="0" w:color="auto"/>
            <w:bottom w:val="none" w:sz="0" w:space="0" w:color="auto"/>
            <w:right w:val="none" w:sz="0" w:space="0" w:color="auto"/>
          </w:divBdr>
        </w:div>
        <w:div w:id="1033263992">
          <w:marLeft w:val="480"/>
          <w:marRight w:val="0"/>
          <w:marTop w:val="0"/>
          <w:marBottom w:val="0"/>
          <w:divBdr>
            <w:top w:val="none" w:sz="0" w:space="0" w:color="auto"/>
            <w:left w:val="none" w:sz="0" w:space="0" w:color="auto"/>
            <w:bottom w:val="none" w:sz="0" w:space="0" w:color="auto"/>
            <w:right w:val="none" w:sz="0" w:space="0" w:color="auto"/>
          </w:divBdr>
        </w:div>
        <w:div w:id="727613330">
          <w:marLeft w:val="480"/>
          <w:marRight w:val="0"/>
          <w:marTop w:val="0"/>
          <w:marBottom w:val="0"/>
          <w:divBdr>
            <w:top w:val="none" w:sz="0" w:space="0" w:color="auto"/>
            <w:left w:val="none" w:sz="0" w:space="0" w:color="auto"/>
            <w:bottom w:val="none" w:sz="0" w:space="0" w:color="auto"/>
            <w:right w:val="none" w:sz="0" w:space="0" w:color="auto"/>
          </w:divBdr>
        </w:div>
        <w:div w:id="1099787794">
          <w:marLeft w:val="480"/>
          <w:marRight w:val="0"/>
          <w:marTop w:val="0"/>
          <w:marBottom w:val="0"/>
          <w:divBdr>
            <w:top w:val="none" w:sz="0" w:space="0" w:color="auto"/>
            <w:left w:val="none" w:sz="0" w:space="0" w:color="auto"/>
            <w:bottom w:val="none" w:sz="0" w:space="0" w:color="auto"/>
            <w:right w:val="none" w:sz="0" w:space="0" w:color="auto"/>
          </w:divBdr>
        </w:div>
        <w:div w:id="1582331436">
          <w:marLeft w:val="480"/>
          <w:marRight w:val="0"/>
          <w:marTop w:val="0"/>
          <w:marBottom w:val="0"/>
          <w:divBdr>
            <w:top w:val="none" w:sz="0" w:space="0" w:color="auto"/>
            <w:left w:val="none" w:sz="0" w:space="0" w:color="auto"/>
            <w:bottom w:val="none" w:sz="0" w:space="0" w:color="auto"/>
            <w:right w:val="none" w:sz="0" w:space="0" w:color="auto"/>
          </w:divBdr>
        </w:div>
        <w:div w:id="563612112">
          <w:marLeft w:val="480"/>
          <w:marRight w:val="0"/>
          <w:marTop w:val="0"/>
          <w:marBottom w:val="0"/>
          <w:divBdr>
            <w:top w:val="none" w:sz="0" w:space="0" w:color="auto"/>
            <w:left w:val="none" w:sz="0" w:space="0" w:color="auto"/>
            <w:bottom w:val="none" w:sz="0" w:space="0" w:color="auto"/>
            <w:right w:val="none" w:sz="0" w:space="0" w:color="auto"/>
          </w:divBdr>
        </w:div>
        <w:div w:id="85616681">
          <w:marLeft w:val="480"/>
          <w:marRight w:val="0"/>
          <w:marTop w:val="0"/>
          <w:marBottom w:val="0"/>
          <w:divBdr>
            <w:top w:val="none" w:sz="0" w:space="0" w:color="auto"/>
            <w:left w:val="none" w:sz="0" w:space="0" w:color="auto"/>
            <w:bottom w:val="none" w:sz="0" w:space="0" w:color="auto"/>
            <w:right w:val="none" w:sz="0" w:space="0" w:color="auto"/>
          </w:divBdr>
        </w:div>
      </w:divsChild>
    </w:div>
    <w:div w:id="107745705">
      <w:bodyDiv w:val="1"/>
      <w:marLeft w:val="0"/>
      <w:marRight w:val="0"/>
      <w:marTop w:val="0"/>
      <w:marBottom w:val="0"/>
      <w:divBdr>
        <w:top w:val="none" w:sz="0" w:space="0" w:color="auto"/>
        <w:left w:val="none" w:sz="0" w:space="0" w:color="auto"/>
        <w:bottom w:val="none" w:sz="0" w:space="0" w:color="auto"/>
        <w:right w:val="none" w:sz="0" w:space="0" w:color="auto"/>
      </w:divBdr>
      <w:divsChild>
        <w:div w:id="903175617">
          <w:marLeft w:val="480"/>
          <w:marRight w:val="0"/>
          <w:marTop w:val="0"/>
          <w:marBottom w:val="0"/>
          <w:divBdr>
            <w:top w:val="none" w:sz="0" w:space="0" w:color="auto"/>
            <w:left w:val="none" w:sz="0" w:space="0" w:color="auto"/>
            <w:bottom w:val="none" w:sz="0" w:space="0" w:color="auto"/>
            <w:right w:val="none" w:sz="0" w:space="0" w:color="auto"/>
          </w:divBdr>
        </w:div>
        <w:div w:id="1289975761">
          <w:marLeft w:val="480"/>
          <w:marRight w:val="0"/>
          <w:marTop w:val="0"/>
          <w:marBottom w:val="0"/>
          <w:divBdr>
            <w:top w:val="none" w:sz="0" w:space="0" w:color="auto"/>
            <w:left w:val="none" w:sz="0" w:space="0" w:color="auto"/>
            <w:bottom w:val="none" w:sz="0" w:space="0" w:color="auto"/>
            <w:right w:val="none" w:sz="0" w:space="0" w:color="auto"/>
          </w:divBdr>
        </w:div>
        <w:div w:id="677080489">
          <w:marLeft w:val="480"/>
          <w:marRight w:val="0"/>
          <w:marTop w:val="0"/>
          <w:marBottom w:val="0"/>
          <w:divBdr>
            <w:top w:val="none" w:sz="0" w:space="0" w:color="auto"/>
            <w:left w:val="none" w:sz="0" w:space="0" w:color="auto"/>
            <w:bottom w:val="none" w:sz="0" w:space="0" w:color="auto"/>
            <w:right w:val="none" w:sz="0" w:space="0" w:color="auto"/>
          </w:divBdr>
        </w:div>
        <w:div w:id="229273493">
          <w:marLeft w:val="480"/>
          <w:marRight w:val="0"/>
          <w:marTop w:val="0"/>
          <w:marBottom w:val="0"/>
          <w:divBdr>
            <w:top w:val="none" w:sz="0" w:space="0" w:color="auto"/>
            <w:left w:val="none" w:sz="0" w:space="0" w:color="auto"/>
            <w:bottom w:val="none" w:sz="0" w:space="0" w:color="auto"/>
            <w:right w:val="none" w:sz="0" w:space="0" w:color="auto"/>
          </w:divBdr>
        </w:div>
        <w:div w:id="1228539017">
          <w:marLeft w:val="480"/>
          <w:marRight w:val="0"/>
          <w:marTop w:val="0"/>
          <w:marBottom w:val="0"/>
          <w:divBdr>
            <w:top w:val="none" w:sz="0" w:space="0" w:color="auto"/>
            <w:left w:val="none" w:sz="0" w:space="0" w:color="auto"/>
            <w:bottom w:val="none" w:sz="0" w:space="0" w:color="auto"/>
            <w:right w:val="none" w:sz="0" w:space="0" w:color="auto"/>
          </w:divBdr>
        </w:div>
        <w:div w:id="2034577329">
          <w:marLeft w:val="480"/>
          <w:marRight w:val="0"/>
          <w:marTop w:val="0"/>
          <w:marBottom w:val="0"/>
          <w:divBdr>
            <w:top w:val="none" w:sz="0" w:space="0" w:color="auto"/>
            <w:left w:val="none" w:sz="0" w:space="0" w:color="auto"/>
            <w:bottom w:val="none" w:sz="0" w:space="0" w:color="auto"/>
            <w:right w:val="none" w:sz="0" w:space="0" w:color="auto"/>
          </w:divBdr>
        </w:div>
        <w:div w:id="638389075">
          <w:marLeft w:val="480"/>
          <w:marRight w:val="0"/>
          <w:marTop w:val="0"/>
          <w:marBottom w:val="0"/>
          <w:divBdr>
            <w:top w:val="none" w:sz="0" w:space="0" w:color="auto"/>
            <w:left w:val="none" w:sz="0" w:space="0" w:color="auto"/>
            <w:bottom w:val="none" w:sz="0" w:space="0" w:color="auto"/>
            <w:right w:val="none" w:sz="0" w:space="0" w:color="auto"/>
          </w:divBdr>
        </w:div>
        <w:div w:id="1734542051">
          <w:marLeft w:val="480"/>
          <w:marRight w:val="0"/>
          <w:marTop w:val="0"/>
          <w:marBottom w:val="0"/>
          <w:divBdr>
            <w:top w:val="none" w:sz="0" w:space="0" w:color="auto"/>
            <w:left w:val="none" w:sz="0" w:space="0" w:color="auto"/>
            <w:bottom w:val="none" w:sz="0" w:space="0" w:color="auto"/>
            <w:right w:val="none" w:sz="0" w:space="0" w:color="auto"/>
          </w:divBdr>
        </w:div>
        <w:div w:id="961421150">
          <w:marLeft w:val="480"/>
          <w:marRight w:val="0"/>
          <w:marTop w:val="0"/>
          <w:marBottom w:val="0"/>
          <w:divBdr>
            <w:top w:val="none" w:sz="0" w:space="0" w:color="auto"/>
            <w:left w:val="none" w:sz="0" w:space="0" w:color="auto"/>
            <w:bottom w:val="none" w:sz="0" w:space="0" w:color="auto"/>
            <w:right w:val="none" w:sz="0" w:space="0" w:color="auto"/>
          </w:divBdr>
        </w:div>
        <w:div w:id="1966427421">
          <w:marLeft w:val="480"/>
          <w:marRight w:val="0"/>
          <w:marTop w:val="0"/>
          <w:marBottom w:val="0"/>
          <w:divBdr>
            <w:top w:val="none" w:sz="0" w:space="0" w:color="auto"/>
            <w:left w:val="none" w:sz="0" w:space="0" w:color="auto"/>
            <w:bottom w:val="none" w:sz="0" w:space="0" w:color="auto"/>
            <w:right w:val="none" w:sz="0" w:space="0" w:color="auto"/>
          </w:divBdr>
        </w:div>
        <w:div w:id="1860504941">
          <w:marLeft w:val="480"/>
          <w:marRight w:val="0"/>
          <w:marTop w:val="0"/>
          <w:marBottom w:val="0"/>
          <w:divBdr>
            <w:top w:val="none" w:sz="0" w:space="0" w:color="auto"/>
            <w:left w:val="none" w:sz="0" w:space="0" w:color="auto"/>
            <w:bottom w:val="none" w:sz="0" w:space="0" w:color="auto"/>
            <w:right w:val="none" w:sz="0" w:space="0" w:color="auto"/>
          </w:divBdr>
        </w:div>
        <w:div w:id="606545943">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06602411">
      <w:bodyDiv w:val="1"/>
      <w:marLeft w:val="0"/>
      <w:marRight w:val="0"/>
      <w:marTop w:val="0"/>
      <w:marBottom w:val="0"/>
      <w:divBdr>
        <w:top w:val="none" w:sz="0" w:space="0" w:color="auto"/>
        <w:left w:val="none" w:sz="0" w:space="0" w:color="auto"/>
        <w:bottom w:val="none" w:sz="0" w:space="0" w:color="auto"/>
        <w:right w:val="none" w:sz="0" w:space="0" w:color="auto"/>
      </w:divBdr>
      <w:divsChild>
        <w:div w:id="919409375">
          <w:marLeft w:val="480"/>
          <w:marRight w:val="0"/>
          <w:marTop w:val="0"/>
          <w:marBottom w:val="0"/>
          <w:divBdr>
            <w:top w:val="none" w:sz="0" w:space="0" w:color="auto"/>
            <w:left w:val="none" w:sz="0" w:space="0" w:color="auto"/>
            <w:bottom w:val="none" w:sz="0" w:space="0" w:color="auto"/>
            <w:right w:val="none" w:sz="0" w:space="0" w:color="auto"/>
          </w:divBdr>
        </w:div>
        <w:div w:id="2028171126">
          <w:marLeft w:val="480"/>
          <w:marRight w:val="0"/>
          <w:marTop w:val="0"/>
          <w:marBottom w:val="0"/>
          <w:divBdr>
            <w:top w:val="none" w:sz="0" w:space="0" w:color="auto"/>
            <w:left w:val="none" w:sz="0" w:space="0" w:color="auto"/>
            <w:bottom w:val="none" w:sz="0" w:space="0" w:color="auto"/>
            <w:right w:val="none" w:sz="0" w:space="0" w:color="auto"/>
          </w:divBdr>
        </w:div>
        <w:div w:id="598415292">
          <w:marLeft w:val="480"/>
          <w:marRight w:val="0"/>
          <w:marTop w:val="0"/>
          <w:marBottom w:val="0"/>
          <w:divBdr>
            <w:top w:val="none" w:sz="0" w:space="0" w:color="auto"/>
            <w:left w:val="none" w:sz="0" w:space="0" w:color="auto"/>
            <w:bottom w:val="none" w:sz="0" w:space="0" w:color="auto"/>
            <w:right w:val="none" w:sz="0" w:space="0" w:color="auto"/>
          </w:divBdr>
        </w:div>
        <w:div w:id="514000287">
          <w:marLeft w:val="480"/>
          <w:marRight w:val="0"/>
          <w:marTop w:val="0"/>
          <w:marBottom w:val="0"/>
          <w:divBdr>
            <w:top w:val="none" w:sz="0" w:space="0" w:color="auto"/>
            <w:left w:val="none" w:sz="0" w:space="0" w:color="auto"/>
            <w:bottom w:val="none" w:sz="0" w:space="0" w:color="auto"/>
            <w:right w:val="none" w:sz="0" w:space="0" w:color="auto"/>
          </w:divBdr>
        </w:div>
        <w:div w:id="995033332">
          <w:marLeft w:val="480"/>
          <w:marRight w:val="0"/>
          <w:marTop w:val="0"/>
          <w:marBottom w:val="0"/>
          <w:divBdr>
            <w:top w:val="none" w:sz="0" w:space="0" w:color="auto"/>
            <w:left w:val="none" w:sz="0" w:space="0" w:color="auto"/>
            <w:bottom w:val="none" w:sz="0" w:space="0" w:color="auto"/>
            <w:right w:val="none" w:sz="0" w:space="0" w:color="auto"/>
          </w:divBdr>
        </w:div>
        <w:div w:id="483085515">
          <w:marLeft w:val="480"/>
          <w:marRight w:val="0"/>
          <w:marTop w:val="0"/>
          <w:marBottom w:val="0"/>
          <w:divBdr>
            <w:top w:val="none" w:sz="0" w:space="0" w:color="auto"/>
            <w:left w:val="none" w:sz="0" w:space="0" w:color="auto"/>
            <w:bottom w:val="none" w:sz="0" w:space="0" w:color="auto"/>
            <w:right w:val="none" w:sz="0" w:space="0" w:color="auto"/>
          </w:divBdr>
        </w:div>
        <w:div w:id="914819095">
          <w:marLeft w:val="480"/>
          <w:marRight w:val="0"/>
          <w:marTop w:val="0"/>
          <w:marBottom w:val="0"/>
          <w:divBdr>
            <w:top w:val="none" w:sz="0" w:space="0" w:color="auto"/>
            <w:left w:val="none" w:sz="0" w:space="0" w:color="auto"/>
            <w:bottom w:val="none" w:sz="0" w:space="0" w:color="auto"/>
            <w:right w:val="none" w:sz="0" w:space="0" w:color="auto"/>
          </w:divBdr>
        </w:div>
        <w:div w:id="1904246420">
          <w:marLeft w:val="480"/>
          <w:marRight w:val="0"/>
          <w:marTop w:val="0"/>
          <w:marBottom w:val="0"/>
          <w:divBdr>
            <w:top w:val="none" w:sz="0" w:space="0" w:color="auto"/>
            <w:left w:val="none" w:sz="0" w:space="0" w:color="auto"/>
            <w:bottom w:val="none" w:sz="0" w:space="0" w:color="auto"/>
            <w:right w:val="none" w:sz="0" w:space="0" w:color="auto"/>
          </w:divBdr>
        </w:div>
        <w:div w:id="607200180">
          <w:marLeft w:val="480"/>
          <w:marRight w:val="0"/>
          <w:marTop w:val="0"/>
          <w:marBottom w:val="0"/>
          <w:divBdr>
            <w:top w:val="none" w:sz="0" w:space="0" w:color="auto"/>
            <w:left w:val="none" w:sz="0" w:space="0" w:color="auto"/>
            <w:bottom w:val="none" w:sz="0" w:space="0" w:color="auto"/>
            <w:right w:val="none" w:sz="0" w:space="0" w:color="auto"/>
          </w:divBdr>
        </w:div>
        <w:div w:id="1374231980">
          <w:marLeft w:val="480"/>
          <w:marRight w:val="0"/>
          <w:marTop w:val="0"/>
          <w:marBottom w:val="0"/>
          <w:divBdr>
            <w:top w:val="none" w:sz="0" w:space="0" w:color="auto"/>
            <w:left w:val="none" w:sz="0" w:space="0" w:color="auto"/>
            <w:bottom w:val="none" w:sz="0" w:space="0" w:color="auto"/>
            <w:right w:val="none" w:sz="0" w:space="0" w:color="auto"/>
          </w:divBdr>
        </w:div>
        <w:div w:id="1823420885">
          <w:marLeft w:val="480"/>
          <w:marRight w:val="0"/>
          <w:marTop w:val="0"/>
          <w:marBottom w:val="0"/>
          <w:divBdr>
            <w:top w:val="none" w:sz="0" w:space="0" w:color="auto"/>
            <w:left w:val="none" w:sz="0" w:space="0" w:color="auto"/>
            <w:bottom w:val="none" w:sz="0" w:space="0" w:color="auto"/>
            <w:right w:val="none" w:sz="0" w:space="0" w:color="auto"/>
          </w:divBdr>
        </w:div>
        <w:div w:id="1526092840">
          <w:marLeft w:val="48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5029008">
      <w:bodyDiv w:val="1"/>
      <w:marLeft w:val="0"/>
      <w:marRight w:val="0"/>
      <w:marTop w:val="0"/>
      <w:marBottom w:val="0"/>
      <w:divBdr>
        <w:top w:val="none" w:sz="0" w:space="0" w:color="auto"/>
        <w:left w:val="none" w:sz="0" w:space="0" w:color="auto"/>
        <w:bottom w:val="none" w:sz="0" w:space="0" w:color="auto"/>
        <w:right w:val="none" w:sz="0" w:space="0" w:color="auto"/>
      </w:divBdr>
      <w:divsChild>
        <w:div w:id="423964044">
          <w:marLeft w:val="480"/>
          <w:marRight w:val="0"/>
          <w:marTop w:val="0"/>
          <w:marBottom w:val="0"/>
          <w:divBdr>
            <w:top w:val="none" w:sz="0" w:space="0" w:color="auto"/>
            <w:left w:val="none" w:sz="0" w:space="0" w:color="auto"/>
            <w:bottom w:val="none" w:sz="0" w:space="0" w:color="auto"/>
            <w:right w:val="none" w:sz="0" w:space="0" w:color="auto"/>
          </w:divBdr>
        </w:div>
        <w:div w:id="1538466773">
          <w:marLeft w:val="480"/>
          <w:marRight w:val="0"/>
          <w:marTop w:val="0"/>
          <w:marBottom w:val="0"/>
          <w:divBdr>
            <w:top w:val="none" w:sz="0" w:space="0" w:color="auto"/>
            <w:left w:val="none" w:sz="0" w:space="0" w:color="auto"/>
            <w:bottom w:val="none" w:sz="0" w:space="0" w:color="auto"/>
            <w:right w:val="none" w:sz="0" w:space="0" w:color="auto"/>
          </w:divBdr>
        </w:div>
        <w:div w:id="589315379">
          <w:marLeft w:val="480"/>
          <w:marRight w:val="0"/>
          <w:marTop w:val="0"/>
          <w:marBottom w:val="0"/>
          <w:divBdr>
            <w:top w:val="none" w:sz="0" w:space="0" w:color="auto"/>
            <w:left w:val="none" w:sz="0" w:space="0" w:color="auto"/>
            <w:bottom w:val="none" w:sz="0" w:space="0" w:color="auto"/>
            <w:right w:val="none" w:sz="0" w:space="0" w:color="auto"/>
          </w:divBdr>
        </w:div>
        <w:div w:id="1623882783">
          <w:marLeft w:val="480"/>
          <w:marRight w:val="0"/>
          <w:marTop w:val="0"/>
          <w:marBottom w:val="0"/>
          <w:divBdr>
            <w:top w:val="none" w:sz="0" w:space="0" w:color="auto"/>
            <w:left w:val="none" w:sz="0" w:space="0" w:color="auto"/>
            <w:bottom w:val="none" w:sz="0" w:space="0" w:color="auto"/>
            <w:right w:val="none" w:sz="0" w:space="0" w:color="auto"/>
          </w:divBdr>
        </w:div>
        <w:div w:id="1320234473">
          <w:marLeft w:val="480"/>
          <w:marRight w:val="0"/>
          <w:marTop w:val="0"/>
          <w:marBottom w:val="0"/>
          <w:divBdr>
            <w:top w:val="none" w:sz="0" w:space="0" w:color="auto"/>
            <w:left w:val="none" w:sz="0" w:space="0" w:color="auto"/>
            <w:bottom w:val="none" w:sz="0" w:space="0" w:color="auto"/>
            <w:right w:val="none" w:sz="0" w:space="0" w:color="auto"/>
          </w:divBdr>
        </w:div>
        <w:div w:id="1767186368">
          <w:marLeft w:val="480"/>
          <w:marRight w:val="0"/>
          <w:marTop w:val="0"/>
          <w:marBottom w:val="0"/>
          <w:divBdr>
            <w:top w:val="none" w:sz="0" w:space="0" w:color="auto"/>
            <w:left w:val="none" w:sz="0" w:space="0" w:color="auto"/>
            <w:bottom w:val="none" w:sz="0" w:space="0" w:color="auto"/>
            <w:right w:val="none" w:sz="0" w:space="0" w:color="auto"/>
          </w:divBdr>
        </w:div>
        <w:div w:id="302078572">
          <w:marLeft w:val="480"/>
          <w:marRight w:val="0"/>
          <w:marTop w:val="0"/>
          <w:marBottom w:val="0"/>
          <w:divBdr>
            <w:top w:val="none" w:sz="0" w:space="0" w:color="auto"/>
            <w:left w:val="none" w:sz="0" w:space="0" w:color="auto"/>
            <w:bottom w:val="none" w:sz="0" w:space="0" w:color="auto"/>
            <w:right w:val="none" w:sz="0" w:space="0" w:color="auto"/>
          </w:divBdr>
        </w:div>
        <w:div w:id="386414527">
          <w:marLeft w:val="480"/>
          <w:marRight w:val="0"/>
          <w:marTop w:val="0"/>
          <w:marBottom w:val="0"/>
          <w:divBdr>
            <w:top w:val="none" w:sz="0" w:space="0" w:color="auto"/>
            <w:left w:val="none" w:sz="0" w:space="0" w:color="auto"/>
            <w:bottom w:val="none" w:sz="0" w:space="0" w:color="auto"/>
            <w:right w:val="none" w:sz="0" w:space="0" w:color="auto"/>
          </w:divBdr>
        </w:div>
        <w:div w:id="853111936">
          <w:marLeft w:val="480"/>
          <w:marRight w:val="0"/>
          <w:marTop w:val="0"/>
          <w:marBottom w:val="0"/>
          <w:divBdr>
            <w:top w:val="none" w:sz="0" w:space="0" w:color="auto"/>
            <w:left w:val="none" w:sz="0" w:space="0" w:color="auto"/>
            <w:bottom w:val="none" w:sz="0" w:space="0" w:color="auto"/>
            <w:right w:val="none" w:sz="0" w:space="0" w:color="auto"/>
          </w:divBdr>
        </w:div>
        <w:div w:id="112214243">
          <w:marLeft w:val="480"/>
          <w:marRight w:val="0"/>
          <w:marTop w:val="0"/>
          <w:marBottom w:val="0"/>
          <w:divBdr>
            <w:top w:val="none" w:sz="0" w:space="0" w:color="auto"/>
            <w:left w:val="none" w:sz="0" w:space="0" w:color="auto"/>
            <w:bottom w:val="none" w:sz="0" w:space="0" w:color="auto"/>
            <w:right w:val="none" w:sz="0" w:space="0" w:color="auto"/>
          </w:divBdr>
        </w:div>
        <w:div w:id="1687902488">
          <w:marLeft w:val="480"/>
          <w:marRight w:val="0"/>
          <w:marTop w:val="0"/>
          <w:marBottom w:val="0"/>
          <w:divBdr>
            <w:top w:val="none" w:sz="0" w:space="0" w:color="auto"/>
            <w:left w:val="none" w:sz="0" w:space="0" w:color="auto"/>
            <w:bottom w:val="none" w:sz="0" w:space="0" w:color="auto"/>
            <w:right w:val="none" w:sz="0" w:space="0" w:color="auto"/>
          </w:divBdr>
        </w:div>
      </w:divsChild>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39069685">
      <w:bodyDiv w:val="1"/>
      <w:marLeft w:val="0"/>
      <w:marRight w:val="0"/>
      <w:marTop w:val="0"/>
      <w:marBottom w:val="0"/>
      <w:divBdr>
        <w:top w:val="none" w:sz="0" w:space="0" w:color="auto"/>
        <w:left w:val="none" w:sz="0" w:space="0" w:color="auto"/>
        <w:bottom w:val="none" w:sz="0" w:space="0" w:color="auto"/>
        <w:right w:val="none" w:sz="0" w:space="0" w:color="auto"/>
      </w:divBdr>
      <w:divsChild>
        <w:div w:id="761336025">
          <w:marLeft w:val="480"/>
          <w:marRight w:val="0"/>
          <w:marTop w:val="0"/>
          <w:marBottom w:val="0"/>
          <w:divBdr>
            <w:top w:val="none" w:sz="0" w:space="0" w:color="auto"/>
            <w:left w:val="none" w:sz="0" w:space="0" w:color="auto"/>
            <w:bottom w:val="none" w:sz="0" w:space="0" w:color="auto"/>
            <w:right w:val="none" w:sz="0" w:space="0" w:color="auto"/>
          </w:divBdr>
        </w:div>
        <w:div w:id="1825510294">
          <w:marLeft w:val="480"/>
          <w:marRight w:val="0"/>
          <w:marTop w:val="0"/>
          <w:marBottom w:val="0"/>
          <w:divBdr>
            <w:top w:val="none" w:sz="0" w:space="0" w:color="auto"/>
            <w:left w:val="none" w:sz="0" w:space="0" w:color="auto"/>
            <w:bottom w:val="none" w:sz="0" w:space="0" w:color="auto"/>
            <w:right w:val="none" w:sz="0" w:space="0" w:color="auto"/>
          </w:divBdr>
        </w:div>
        <w:div w:id="1997109410">
          <w:marLeft w:val="480"/>
          <w:marRight w:val="0"/>
          <w:marTop w:val="0"/>
          <w:marBottom w:val="0"/>
          <w:divBdr>
            <w:top w:val="none" w:sz="0" w:space="0" w:color="auto"/>
            <w:left w:val="none" w:sz="0" w:space="0" w:color="auto"/>
            <w:bottom w:val="none" w:sz="0" w:space="0" w:color="auto"/>
            <w:right w:val="none" w:sz="0" w:space="0" w:color="auto"/>
          </w:divBdr>
        </w:div>
        <w:div w:id="2024436324">
          <w:marLeft w:val="480"/>
          <w:marRight w:val="0"/>
          <w:marTop w:val="0"/>
          <w:marBottom w:val="0"/>
          <w:divBdr>
            <w:top w:val="none" w:sz="0" w:space="0" w:color="auto"/>
            <w:left w:val="none" w:sz="0" w:space="0" w:color="auto"/>
            <w:bottom w:val="none" w:sz="0" w:space="0" w:color="auto"/>
            <w:right w:val="none" w:sz="0" w:space="0" w:color="auto"/>
          </w:divBdr>
        </w:div>
        <w:div w:id="102381552">
          <w:marLeft w:val="480"/>
          <w:marRight w:val="0"/>
          <w:marTop w:val="0"/>
          <w:marBottom w:val="0"/>
          <w:divBdr>
            <w:top w:val="none" w:sz="0" w:space="0" w:color="auto"/>
            <w:left w:val="none" w:sz="0" w:space="0" w:color="auto"/>
            <w:bottom w:val="none" w:sz="0" w:space="0" w:color="auto"/>
            <w:right w:val="none" w:sz="0" w:space="0" w:color="auto"/>
          </w:divBdr>
        </w:div>
        <w:div w:id="196360174">
          <w:marLeft w:val="480"/>
          <w:marRight w:val="0"/>
          <w:marTop w:val="0"/>
          <w:marBottom w:val="0"/>
          <w:divBdr>
            <w:top w:val="none" w:sz="0" w:space="0" w:color="auto"/>
            <w:left w:val="none" w:sz="0" w:space="0" w:color="auto"/>
            <w:bottom w:val="none" w:sz="0" w:space="0" w:color="auto"/>
            <w:right w:val="none" w:sz="0" w:space="0" w:color="auto"/>
          </w:divBdr>
        </w:div>
        <w:div w:id="1025907688">
          <w:marLeft w:val="480"/>
          <w:marRight w:val="0"/>
          <w:marTop w:val="0"/>
          <w:marBottom w:val="0"/>
          <w:divBdr>
            <w:top w:val="none" w:sz="0" w:space="0" w:color="auto"/>
            <w:left w:val="none" w:sz="0" w:space="0" w:color="auto"/>
            <w:bottom w:val="none" w:sz="0" w:space="0" w:color="auto"/>
            <w:right w:val="none" w:sz="0" w:space="0" w:color="auto"/>
          </w:divBdr>
        </w:div>
        <w:div w:id="364134649">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50077264">
          <w:marLeft w:val="480"/>
          <w:marRight w:val="0"/>
          <w:marTop w:val="0"/>
          <w:marBottom w:val="0"/>
          <w:divBdr>
            <w:top w:val="none" w:sz="0" w:space="0" w:color="auto"/>
            <w:left w:val="none" w:sz="0" w:space="0" w:color="auto"/>
            <w:bottom w:val="none" w:sz="0" w:space="0" w:color="auto"/>
            <w:right w:val="none" w:sz="0" w:space="0" w:color="auto"/>
          </w:divBdr>
        </w:div>
        <w:div w:id="228351223">
          <w:marLeft w:val="480"/>
          <w:marRight w:val="0"/>
          <w:marTop w:val="0"/>
          <w:marBottom w:val="0"/>
          <w:divBdr>
            <w:top w:val="none" w:sz="0" w:space="0" w:color="auto"/>
            <w:left w:val="none" w:sz="0" w:space="0" w:color="auto"/>
            <w:bottom w:val="none" w:sz="0" w:space="0" w:color="auto"/>
            <w:right w:val="none" w:sz="0" w:space="0" w:color="auto"/>
          </w:divBdr>
        </w:div>
        <w:div w:id="352265967">
          <w:marLeft w:val="480"/>
          <w:marRight w:val="0"/>
          <w:marTop w:val="0"/>
          <w:marBottom w:val="0"/>
          <w:divBdr>
            <w:top w:val="none" w:sz="0" w:space="0" w:color="auto"/>
            <w:left w:val="none" w:sz="0" w:space="0" w:color="auto"/>
            <w:bottom w:val="none" w:sz="0" w:space="0" w:color="auto"/>
            <w:right w:val="none" w:sz="0" w:space="0" w:color="auto"/>
          </w:divBdr>
        </w:div>
      </w:divsChild>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727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59">
          <w:marLeft w:val="480"/>
          <w:marRight w:val="0"/>
          <w:marTop w:val="0"/>
          <w:marBottom w:val="0"/>
          <w:divBdr>
            <w:top w:val="none" w:sz="0" w:space="0" w:color="auto"/>
            <w:left w:val="none" w:sz="0" w:space="0" w:color="auto"/>
            <w:bottom w:val="none" w:sz="0" w:space="0" w:color="auto"/>
            <w:right w:val="none" w:sz="0" w:space="0" w:color="auto"/>
          </w:divBdr>
        </w:div>
        <w:div w:id="1732188400">
          <w:marLeft w:val="480"/>
          <w:marRight w:val="0"/>
          <w:marTop w:val="0"/>
          <w:marBottom w:val="0"/>
          <w:divBdr>
            <w:top w:val="none" w:sz="0" w:space="0" w:color="auto"/>
            <w:left w:val="none" w:sz="0" w:space="0" w:color="auto"/>
            <w:bottom w:val="none" w:sz="0" w:space="0" w:color="auto"/>
            <w:right w:val="none" w:sz="0" w:space="0" w:color="auto"/>
          </w:divBdr>
        </w:div>
        <w:div w:id="995499032">
          <w:marLeft w:val="480"/>
          <w:marRight w:val="0"/>
          <w:marTop w:val="0"/>
          <w:marBottom w:val="0"/>
          <w:divBdr>
            <w:top w:val="none" w:sz="0" w:space="0" w:color="auto"/>
            <w:left w:val="none" w:sz="0" w:space="0" w:color="auto"/>
            <w:bottom w:val="none" w:sz="0" w:space="0" w:color="auto"/>
            <w:right w:val="none" w:sz="0" w:space="0" w:color="auto"/>
          </w:divBdr>
        </w:div>
        <w:div w:id="1480808671">
          <w:marLeft w:val="480"/>
          <w:marRight w:val="0"/>
          <w:marTop w:val="0"/>
          <w:marBottom w:val="0"/>
          <w:divBdr>
            <w:top w:val="none" w:sz="0" w:space="0" w:color="auto"/>
            <w:left w:val="none" w:sz="0" w:space="0" w:color="auto"/>
            <w:bottom w:val="none" w:sz="0" w:space="0" w:color="auto"/>
            <w:right w:val="none" w:sz="0" w:space="0" w:color="auto"/>
          </w:divBdr>
        </w:div>
        <w:div w:id="401752657">
          <w:marLeft w:val="480"/>
          <w:marRight w:val="0"/>
          <w:marTop w:val="0"/>
          <w:marBottom w:val="0"/>
          <w:divBdr>
            <w:top w:val="none" w:sz="0" w:space="0" w:color="auto"/>
            <w:left w:val="none" w:sz="0" w:space="0" w:color="auto"/>
            <w:bottom w:val="none" w:sz="0" w:space="0" w:color="auto"/>
            <w:right w:val="none" w:sz="0" w:space="0" w:color="auto"/>
          </w:divBdr>
        </w:div>
        <w:div w:id="894197611">
          <w:marLeft w:val="480"/>
          <w:marRight w:val="0"/>
          <w:marTop w:val="0"/>
          <w:marBottom w:val="0"/>
          <w:divBdr>
            <w:top w:val="none" w:sz="0" w:space="0" w:color="auto"/>
            <w:left w:val="none" w:sz="0" w:space="0" w:color="auto"/>
            <w:bottom w:val="none" w:sz="0" w:space="0" w:color="auto"/>
            <w:right w:val="none" w:sz="0" w:space="0" w:color="auto"/>
          </w:divBdr>
        </w:div>
        <w:div w:id="665330321">
          <w:marLeft w:val="480"/>
          <w:marRight w:val="0"/>
          <w:marTop w:val="0"/>
          <w:marBottom w:val="0"/>
          <w:divBdr>
            <w:top w:val="none" w:sz="0" w:space="0" w:color="auto"/>
            <w:left w:val="none" w:sz="0" w:space="0" w:color="auto"/>
            <w:bottom w:val="none" w:sz="0" w:space="0" w:color="auto"/>
            <w:right w:val="none" w:sz="0" w:space="0" w:color="auto"/>
          </w:divBdr>
        </w:div>
        <w:div w:id="552545200">
          <w:marLeft w:val="480"/>
          <w:marRight w:val="0"/>
          <w:marTop w:val="0"/>
          <w:marBottom w:val="0"/>
          <w:divBdr>
            <w:top w:val="none" w:sz="0" w:space="0" w:color="auto"/>
            <w:left w:val="none" w:sz="0" w:space="0" w:color="auto"/>
            <w:bottom w:val="none" w:sz="0" w:space="0" w:color="auto"/>
            <w:right w:val="none" w:sz="0" w:space="0" w:color="auto"/>
          </w:divBdr>
        </w:div>
        <w:div w:id="372195833">
          <w:marLeft w:val="480"/>
          <w:marRight w:val="0"/>
          <w:marTop w:val="0"/>
          <w:marBottom w:val="0"/>
          <w:divBdr>
            <w:top w:val="none" w:sz="0" w:space="0" w:color="auto"/>
            <w:left w:val="none" w:sz="0" w:space="0" w:color="auto"/>
            <w:bottom w:val="none" w:sz="0" w:space="0" w:color="auto"/>
            <w:right w:val="none" w:sz="0" w:space="0" w:color="auto"/>
          </w:divBdr>
        </w:div>
        <w:div w:id="473760756">
          <w:marLeft w:val="480"/>
          <w:marRight w:val="0"/>
          <w:marTop w:val="0"/>
          <w:marBottom w:val="0"/>
          <w:divBdr>
            <w:top w:val="none" w:sz="0" w:space="0" w:color="auto"/>
            <w:left w:val="none" w:sz="0" w:space="0" w:color="auto"/>
            <w:bottom w:val="none" w:sz="0" w:space="0" w:color="auto"/>
            <w:right w:val="none" w:sz="0" w:space="0" w:color="auto"/>
          </w:divBdr>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41284098">
      <w:bodyDiv w:val="1"/>
      <w:marLeft w:val="0"/>
      <w:marRight w:val="0"/>
      <w:marTop w:val="0"/>
      <w:marBottom w:val="0"/>
      <w:divBdr>
        <w:top w:val="none" w:sz="0" w:space="0" w:color="auto"/>
        <w:left w:val="none" w:sz="0" w:space="0" w:color="auto"/>
        <w:bottom w:val="none" w:sz="0" w:space="0" w:color="auto"/>
        <w:right w:val="none" w:sz="0" w:space="0" w:color="auto"/>
      </w:divBdr>
      <w:divsChild>
        <w:div w:id="451048563">
          <w:marLeft w:val="480"/>
          <w:marRight w:val="0"/>
          <w:marTop w:val="0"/>
          <w:marBottom w:val="0"/>
          <w:divBdr>
            <w:top w:val="none" w:sz="0" w:space="0" w:color="auto"/>
            <w:left w:val="none" w:sz="0" w:space="0" w:color="auto"/>
            <w:bottom w:val="none" w:sz="0" w:space="0" w:color="auto"/>
            <w:right w:val="none" w:sz="0" w:space="0" w:color="auto"/>
          </w:divBdr>
        </w:div>
        <w:div w:id="384525016">
          <w:marLeft w:val="480"/>
          <w:marRight w:val="0"/>
          <w:marTop w:val="0"/>
          <w:marBottom w:val="0"/>
          <w:divBdr>
            <w:top w:val="none" w:sz="0" w:space="0" w:color="auto"/>
            <w:left w:val="none" w:sz="0" w:space="0" w:color="auto"/>
            <w:bottom w:val="none" w:sz="0" w:space="0" w:color="auto"/>
            <w:right w:val="none" w:sz="0" w:space="0" w:color="auto"/>
          </w:divBdr>
        </w:div>
        <w:div w:id="184176345">
          <w:marLeft w:val="480"/>
          <w:marRight w:val="0"/>
          <w:marTop w:val="0"/>
          <w:marBottom w:val="0"/>
          <w:divBdr>
            <w:top w:val="none" w:sz="0" w:space="0" w:color="auto"/>
            <w:left w:val="none" w:sz="0" w:space="0" w:color="auto"/>
            <w:bottom w:val="none" w:sz="0" w:space="0" w:color="auto"/>
            <w:right w:val="none" w:sz="0" w:space="0" w:color="auto"/>
          </w:divBdr>
        </w:div>
        <w:div w:id="7801272">
          <w:marLeft w:val="480"/>
          <w:marRight w:val="0"/>
          <w:marTop w:val="0"/>
          <w:marBottom w:val="0"/>
          <w:divBdr>
            <w:top w:val="none" w:sz="0" w:space="0" w:color="auto"/>
            <w:left w:val="none" w:sz="0" w:space="0" w:color="auto"/>
            <w:bottom w:val="none" w:sz="0" w:space="0" w:color="auto"/>
            <w:right w:val="none" w:sz="0" w:space="0" w:color="auto"/>
          </w:divBdr>
        </w:div>
        <w:div w:id="1684360829">
          <w:marLeft w:val="480"/>
          <w:marRight w:val="0"/>
          <w:marTop w:val="0"/>
          <w:marBottom w:val="0"/>
          <w:divBdr>
            <w:top w:val="none" w:sz="0" w:space="0" w:color="auto"/>
            <w:left w:val="none" w:sz="0" w:space="0" w:color="auto"/>
            <w:bottom w:val="none" w:sz="0" w:space="0" w:color="auto"/>
            <w:right w:val="none" w:sz="0" w:space="0" w:color="auto"/>
          </w:divBdr>
        </w:div>
        <w:div w:id="1031880081">
          <w:marLeft w:val="480"/>
          <w:marRight w:val="0"/>
          <w:marTop w:val="0"/>
          <w:marBottom w:val="0"/>
          <w:divBdr>
            <w:top w:val="none" w:sz="0" w:space="0" w:color="auto"/>
            <w:left w:val="none" w:sz="0" w:space="0" w:color="auto"/>
            <w:bottom w:val="none" w:sz="0" w:space="0" w:color="auto"/>
            <w:right w:val="none" w:sz="0" w:space="0" w:color="auto"/>
          </w:divBdr>
        </w:div>
        <w:div w:id="185339514">
          <w:marLeft w:val="480"/>
          <w:marRight w:val="0"/>
          <w:marTop w:val="0"/>
          <w:marBottom w:val="0"/>
          <w:divBdr>
            <w:top w:val="none" w:sz="0" w:space="0" w:color="auto"/>
            <w:left w:val="none" w:sz="0" w:space="0" w:color="auto"/>
            <w:bottom w:val="none" w:sz="0" w:space="0" w:color="auto"/>
            <w:right w:val="none" w:sz="0" w:space="0" w:color="auto"/>
          </w:divBdr>
        </w:div>
        <w:div w:id="1808430762">
          <w:marLeft w:val="480"/>
          <w:marRight w:val="0"/>
          <w:marTop w:val="0"/>
          <w:marBottom w:val="0"/>
          <w:divBdr>
            <w:top w:val="none" w:sz="0" w:space="0" w:color="auto"/>
            <w:left w:val="none" w:sz="0" w:space="0" w:color="auto"/>
            <w:bottom w:val="none" w:sz="0" w:space="0" w:color="auto"/>
            <w:right w:val="none" w:sz="0" w:space="0" w:color="auto"/>
          </w:divBdr>
        </w:div>
        <w:div w:id="286206513">
          <w:marLeft w:val="480"/>
          <w:marRight w:val="0"/>
          <w:marTop w:val="0"/>
          <w:marBottom w:val="0"/>
          <w:divBdr>
            <w:top w:val="none" w:sz="0" w:space="0" w:color="auto"/>
            <w:left w:val="none" w:sz="0" w:space="0" w:color="auto"/>
            <w:bottom w:val="none" w:sz="0" w:space="0" w:color="auto"/>
            <w:right w:val="none" w:sz="0" w:space="0" w:color="auto"/>
          </w:divBdr>
        </w:div>
        <w:div w:id="851066196">
          <w:marLeft w:val="480"/>
          <w:marRight w:val="0"/>
          <w:marTop w:val="0"/>
          <w:marBottom w:val="0"/>
          <w:divBdr>
            <w:top w:val="none" w:sz="0" w:space="0" w:color="auto"/>
            <w:left w:val="none" w:sz="0" w:space="0" w:color="auto"/>
            <w:bottom w:val="none" w:sz="0" w:space="0" w:color="auto"/>
            <w:right w:val="none" w:sz="0" w:space="0" w:color="auto"/>
          </w:divBdr>
        </w:div>
      </w:divsChild>
    </w:div>
    <w:div w:id="1277835917">
      <w:bodyDiv w:val="1"/>
      <w:marLeft w:val="0"/>
      <w:marRight w:val="0"/>
      <w:marTop w:val="0"/>
      <w:marBottom w:val="0"/>
      <w:divBdr>
        <w:top w:val="none" w:sz="0" w:space="0" w:color="auto"/>
        <w:left w:val="none" w:sz="0" w:space="0" w:color="auto"/>
        <w:bottom w:val="none" w:sz="0" w:space="0" w:color="auto"/>
        <w:right w:val="none" w:sz="0" w:space="0" w:color="auto"/>
      </w:divBdr>
      <w:divsChild>
        <w:div w:id="1887987035">
          <w:marLeft w:val="480"/>
          <w:marRight w:val="0"/>
          <w:marTop w:val="0"/>
          <w:marBottom w:val="0"/>
          <w:divBdr>
            <w:top w:val="none" w:sz="0" w:space="0" w:color="auto"/>
            <w:left w:val="none" w:sz="0" w:space="0" w:color="auto"/>
            <w:bottom w:val="none" w:sz="0" w:space="0" w:color="auto"/>
            <w:right w:val="none" w:sz="0" w:space="0" w:color="auto"/>
          </w:divBdr>
        </w:div>
        <w:div w:id="201868634">
          <w:marLeft w:val="480"/>
          <w:marRight w:val="0"/>
          <w:marTop w:val="0"/>
          <w:marBottom w:val="0"/>
          <w:divBdr>
            <w:top w:val="none" w:sz="0" w:space="0" w:color="auto"/>
            <w:left w:val="none" w:sz="0" w:space="0" w:color="auto"/>
            <w:bottom w:val="none" w:sz="0" w:space="0" w:color="auto"/>
            <w:right w:val="none" w:sz="0" w:space="0" w:color="auto"/>
          </w:divBdr>
        </w:div>
        <w:div w:id="594170909">
          <w:marLeft w:val="480"/>
          <w:marRight w:val="0"/>
          <w:marTop w:val="0"/>
          <w:marBottom w:val="0"/>
          <w:divBdr>
            <w:top w:val="none" w:sz="0" w:space="0" w:color="auto"/>
            <w:left w:val="none" w:sz="0" w:space="0" w:color="auto"/>
            <w:bottom w:val="none" w:sz="0" w:space="0" w:color="auto"/>
            <w:right w:val="none" w:sz="0" w:space="0" w:color="auto"/>
          </w:divBdr>
        </w:div>
        <w:div w:id="1798260365">
          <w:marLeft w:val="480"/>
          <w:marRight w:val="0"/>
          <w:marTop w:val="0"/>
          <w:marBottom w:val="0"/>
          <w:divBdr>
            <w:top w:val="none" w:sz="0" w:space="0" w:color="auto"/>
            <w:left w:val="none" w:sz="0" w:space="0" w:color="auto"/>
            <w:bottom w:val="none" w:sz="0" w:space="0" w:color="auto"/>
            <w:right w:val="none" w:sz="0" w:space="0" w:color="auto"/>
          </w:divBdr>
        </w:div>
        <w:div w:id="679893284">
          <w:marLeft w:val="480"/>
          <w:marRight w:val="0"/>
          <w:marTop w:val="0"/>
          <w:marBottom w:val="0"/>
          <w:divBdr>
            <w:top w:val="none" w:sz="0" w:space="0" w:color="auto"/>
            <w:left w:val="none" w:sz="0" w:space="0" w:color="auto"/>
            <w:bottom w:val="none" w:sz="0" w:space="0" w:color="auto"/>
            <w:right w:val="none" w:sz="0" w:space="0" w:color="auto"/>
          </w:divBdr>
        </w:div>
        <w:div w:id="1657029059">
          <w:marLeft w:val="480"/>
          <w:marRight w:val="0"/>
          <w:marTop w:val="0"/>
          <w:marBottom w:val="0"/>
          <w:divBdr>
            <w:top w:val="none" w:sz="0" w:space="0" w:color="auto"/>
            <w:left w:val="none" w:sz="0" w:space="0" w:color="auto"/>
            <w:bottom w:val="none" w:sz="0" w:space="0" w:color="auto"/>
            <w:right w:val="none" w:sz="0" w:space="0" w:color="auto"/>
          </w:divBdr>
        </w:div>
        <w:div w:id="1807548781">
          <w:marLeft w:val="480"/>
          <w:marRight w:val="0"/>
          <w:marTop w:val="0"/>
          <w:marBottom w:val="0"/>
          <w:divBdr>
            <w:top w:val="none" w:sz="0" w:space="0" w:color="auto"/>
            <w:left w:val="none" w:sz="0" w:space="0" w:color="auto"/>
            <w:bottom w:val="none" w:sz="0" w:space="0" w:color="auto"/>
            <w:right w:val="none" w:sz="0" w:space="0" w:color="auto"/>
          </w:divBdr>
        </w:div>
        <w:div w:id="870916944">
          <w:marLeft w:val="480"/>
          <w:marRight w:val="0"/>
          <w:marTop w:val="0"/>
          <w:marBottom w:val="0"/>
          <w:divBdr>
            <w:top w:val="none" w:sz="0" w:space="0" w:color="auto"/>
            <w:left w:val="none" w:sz="0" w:space="0" w:color="auto"/>
            <w:bottom w:val="none" w:sz="0" w:space="0" w:color="auto"/>
            <w:right w:val="none" w:sz="0" w:space="0" w:color="auto"/>
          </w:divBdr>
        </w:div>
        <w:div w:id="1442071751">
          <w:marLeft w:val="480"/>
          <w:marRight w:val="0"/>
          <w:marTop w:val="0"/>
          <w:marBottom w:val="0"/>
          <w:divBdr>
            <w:top w:val="none" w:sz="0" w:space="0" w:color="auto"/>
            <w:left w:val="none" w:sz="0" w:space="0" w:color="auto"/>
            <w:bottom w:val="none" w:sz="0" w:space="0" w:color="auto"/>
            <w:right w:val="none" w:sz="0" w:space="0" w:color="auto"/>
          </w:divBdr>
        </w:div>
        <w:div w:id="517080507">
          <w:marLeft w:val="480"/>
          <w:marRight w:val="0"/>
          <w:marTop w:val="0"/>
          <w:marBottom w:val="0"/>
          <w:divBdr>
            <w:top w:val="none" w:sz="0" w:space="0" w:color="auto"/>
            <w:left w:val="none" w:sz="0" w:space="0" w:color="auto"/>
            <w:bottom w:val="none" w:sz="0" w:space="0" w:color="auto"/>
            <w:right w:val="none" w:sz="0" w:space="0" w:color="auto"/>
          </w:divBdr>
        </w:div>
        <w:div w:id="1863005724">
          <w:marLeft w:val="480"/>
          <w:marRight w:val="0"/>
          <w:marTop w:val="0"/>
          <w:marBottom w:val="0"/>
          <w:divBdr>
            <w:top w:val="none" w:sz="0" w:space="0" w:color="auto"/>
            <w:left w:val="none" w:sz="0" w:space="0" w:color="auto"/>
            <w:bottom w:val="none" w:sz="0" w:space="0" w:color="auto"/>
            <w:right w:val="none" w:sz="0" w:space="0" w:color="auto"/>
          </w:divBdr>
        </w:div>
        <w:div w:id="2043313379">
          <w:marLeft w:val="480"/>
          <w:marRight w:val="0"/>
          <w:marTop w:val="0"/>
          <w:marBottom w:val="0"/>
          <w:divBdr>
            <w:top w:val="none" w:sz="0" w:space="0" w:color="auto"/>
            <w:left w:val="none" w:sz="0" w:space="0" w:color="auto"/>
            <w:bottom w:val="none" w:sz="0" w:space="0" w:color="auto"/>
            <w:right w:val="none" w:sz="0" w:space="0" w:color="auto"/>
          </w:divBdr>
        </w:div>
      </w:divsChild>
    </w:div>
    <w:div w:id="1287197453">
      <w:bodyDiv w:val="1"/>
      <w:marLeft w:val="0"/>
      <w:marRight w:val="0"/>
      <w:marTop w:val="0"/>
      <w:marBottom w:val="0"/>
      <w:divBdr>
        <w:top w:val="none" w:sz="0" w:space="0" w:color="auto"/>
        <w:left w:val="none" w:sz="0" w:space="0" w:color="auto"/>
        <w:bottom w:val="none" w:sz="0" w:space="0" w:color="auto"/>
        <w:right w:val="none" w:sz="0" w:space="0" w:color="auto"/>
      </w:divBdr>
      <w:divsChild>
        <w:div w:id="844200583">
          <w:marLeft w:val="480"/>
          <w:marRight w:val="0"/>
          <w:marTop w:val="0"/>
          <w:marBottom w:val="0"/>
          <w:divBdr>
            <w:top w:val="none" w:sz="0" w:space="0" w:color="auto"/>
            <w:left w:val="none" w:sz="0" w:space="0" w:color="auto"/>
            <w:bottom w:val="none" w:sz="0" w:space="0" w:color="auto"/>
            <w:right w:val="none" w:sz="0" w:space="0" w:color="auto"/>
          </w:divBdr>
        </w:div>
        <w:div w:id="1097293098">
          <w:marLeft w:val="480"/>
          <w:marRight w:val="0"/>
          <w:marTop w:val="0"/>
          <w:marBottom w:val="0"/>
          <w:divBdr>
            <w:top w:val="none" w:sz="0" w:space="0" w:color="auto"/>
            <w:left w:val="none" w:sz="0" w:space="0" w:color="auto"/>
            <w:bottom w:val="none" w:sz="0" w:space="0" w:color="auto"/>
            <w:right w:val="none" w:sz="0" w:space="0" w:color="auto"/>
          </w:divBdr>
        </w:div>
        <w:div w:id="696123945">
          <w:marLeft w:val="480"/>
          <w:marRight w:val="0"/>
          <w:marTop w:val="0"/>
          <w:marBottom w:val="0"/>
          <w:divBdr>
            <w:top w:val="none" w:sz="0" w:space="0" w:color="auto"/>
            <w:left w:val="none" w:sz="0" w:space="0" w:color="auto"/>
            <w:bottom w:val="none" w:sz="0" w:space="0" w:color="auto"/>
            <w:right w:val="none" w:sz="0" w:space="0" w:color="auto"/>
          </w:divBdr>
        </w:div>
        <w:div w:id="1589000446">
          <w:marLeft w:val="480"/>
          <w:marRight w:val="0"/>
          <w:marTop w:val="0"/>
          <w:marBottom w:val="0"/>
          <w:divBdr>
            <w:top w:val="none" w:sz="0" w:space="0" w:color="auto"/>
            <w:left w:val="none" w:sz="0" w:space="0" w:color="auto"/>
            <w:bottom w:val="none" w:sz="0" w:space="0" w:color="auto"/>
            <w:right w:val="none" w:sz="0" w:space="0" w:color="auto"/>
          </w:divBdr>
        </w:div>
        <w:div w:id="2129547702">
          <w:marLeft w:val="480"/>
          <w:marRight w:val="0"/>
          <w:marTop w:val="0"/>
          <w:marBottom w:val="0"/>
          <w:divBdr>
            <w:top w:val="none" w:sz="0" w:space="0" w:color="auto"/>
            <w:left w:val="none" w:sz="0" w:space="0" w:color="auto"/>
            <w:bottom w:val="none" w:sz="0" w:space="0" w:color="auto"/>
            <w:right w:val="none" w:sz="0" w:space="0" w:color="auto"/>
          </w:divBdr>
        </w:div>
        <w:div w:id="1600522174">
          <w:marLeft w:val="480"/>
          <w:marRight w:val="0"/>
          <w:marTop w:val="0"/>
          <w:marBottom w:val="0"/>
          <w:divBdr>
            <w:top w:val="none" w:sz="0" w:space="0" w:color="auto"/>
            <w:left w:val="none" w:sz="0" w:space="0" w:color="auto"/>
            <w:bottom w:val="none" w:sz="0" w:space="0" w:color="auto"/>
            <w:right w:val="none" w:sz="0" w:space="0" w:color="auto"/>
          </w:divBdr>
        </w:div>
        <w:div w:id="379211929">
          <w:marLeft w:val="480"/>
          <w:marRight w:val="0"/>
          <w:marTop w:val="0"/>
          <w:marBottom w:val="0"/>
          <w:divBdr>
            <w:top w:val="none" w:sz="0" w:space="0" w:color="auto"/>
            <w:left w:val="none" w:sz="0" w:space="0" w:color="auto"/>
            <w:bottom w:val="none" w:sz="0" w:space="0" w:color="auto"/>
            <w:right w:val="none" w:sz="0" w:space="0" w:color="auto"/>
          </w:divBdr>
        </w:div>
        <w:div w:id="699622965">
          <w:marLeft w:val="480"/>
          <w:marRight w:val="0"/>
          <w:marTop w:val="0"/>
          <w:marBottom w:val="0"/>
          <w:divBdr>
            <w:top w:val="none" w:sz="0" w:space="0" w:color="auto"/>
            <w:left w:val="none" w:sz="0" w:space="0" w:color="auto"/>
            <w:bottom w:val="none" w:sz="0" w:space="0" w:color="auto"/>
            <w:right w:val="none" w:sz="0" w:space="0" w:color="auto"/>
          </w:divBdr>
        </w:div>
        <w:div w:id="684984840">
          <w:marLeft w:val="480"/>
          <w:marRight w:val="0"/>
          <w:marTop w:val="0"/>
          <w:marBottom w:val="0"/>
          <w:divBdr>
            <w:top w:val="none" w:sz="0" w:space="0" w:color="auto"/>
            <w:left w:val="none" w:sz="0" w:space="0" w:color="auto"/>
            <w:bottom w:val="none" w:sz="0" w:space="0" w:color="auto"/>
            <w:right w:val="none" w:sz="0" w:space="0" w:color="auto"/>
          </w:divBdr>
        </w:div>
        <w:div w:id="1288900799">
          <w:marLeft w:val="480"/>
          <w:marRight w:val="0"/>
          <w:marTop w:val="0"/>
          <w:marBottom w:val="0"/>
          <w:divBdr>
            <w:top w:val="none" w:sz="0" w:space="0" w:color="auto"/>
            <w:left w:val="none" w:sz="0" w:space="0" w:color="auto"/>
            <w:bottom w:val="none" w:sz="0" w:space="0" w:color="auto"/>
            <w:right w:val="none" w:sz="0" w:space="0" w:color="auto"/>
          </w:divBdr>
        </w:div>
        <w:div w:id="2038312568">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42668774">
      <w:bodyDiv w:val="1"/>
      <w:marLeft w:val="0"/>
      <w:marRight w:val="0"/>
      <w:marTop w:val="0"/>
      <w:marBottom w:val="0"/>
      <w:divBdr>
        <w:top w:val="none" w:sz="0" w:space="0" w:color="auto"/>
        <w:left w:val="none" w:sz="0" w:space="0" w:color="auto"/>
        <w:bottom w:val="none" w:sz="0" w:space="0" w:color="auto"/>
        <w:right w:val="none" w:sz="0" w:space="0" w:color="auto"/>
      </w:divBdr>
      <w:divsChild>
        <w:div w:id="1255898570">
          <w:marLeft w:val="480"/>
          <w:marRight w:val="0"/>
          <w:marTop w:val="0"/>
          <w:marBottom w:val="0"/>
          <w:divBdr>
            <w:top w:val="none" w:sz="0" w:space="0" w:color="auto"/>
            <w:left w:val="none" w:sz="0" w:space="0" w:color="auto"/>
            <w:bottom w:val="none" w:sz="0" w:space="0" w:color="auto"/>
            <w:right w:val="none" w:sz="0" w:space="0" w:color="auto"/>
          </w:divBdr>
        </w:div>
        <w:div w:id="1579249870">
          <w:marLeft w:val="480"/>
          <w:marRight w:val="0"/>
          <w:marTop w:val="0"/>
          <w:marBottom w:val="0"/>
          <w:divBdr>
            <w:top w:val="none" w:sz="0" w:space="0" w:color="auto"/>
            <w:left w:val="none" w:sz="0" w:space="0" w:color="auto"/>
            <w:bottom w:val="none" w:sz="0" w:space="0" w:color="auto"/>
            <w:right w:val="none" w:sz="0" w:space="0" w:color="auto"/>
          </w:divBdr>
        </w:div>
        <w:div w:id="1112243098">
          <w:marLeft w:val="480"/>
          <w:marRight w:val="0"/>
          <w:marTop w:val="0"/>
          <w:marBottom w:val="0"/>
          <w:divBdr>
            <w:top w:val="none" w:sz="0" w:space="0" w:color="auto"/>
            <w:left w:val="none" w:sz="0" w:space="0" w:color="auto"/>
            <w:bottom w:val="none" w:sz="0" w:space="0" w:color="auto"/>
            <w:right w:val="none" w:sz="0" w:space="0" w:color="auto"/>
          </w:divBdr>
        </w:div>
        <w:div w:id="1809476317">
          <w:marLeft w:val="480"/>
          <w:marRight w:val="0"/>
          <w:marTop w:val="0"/>
          <w:marBottom w:val="0"/>
          <w:divBdr>
            <w:top w:val="none" w:sz="0" w:space="0" w:color="auto"/>
            <w:left w:val="none" w:sz="0" w:space="0" w:color="auto"/>
            <w:bottom w:val="none" w:sz="0" w:space="0" w:color="auto"/>
            <w:right w:val="none" w:sz="0" w:space="0" w:color="auto"/>
          </w:divBdr>
        </w:div>
        <w:div w:id="1317803157">
          <w:marLeft w:val="480"/>
          <w:marRight w:val="0"/>
          <w:marTop w:val="0"/>
          <w:marBottom w:val="0"/>
          <w:divBdr>
            <w:top w:val="none" w:sz="0" w:space="0" w:color="auto"/>
            <w:left w:val="none" w:sz="0" w:space="0" w:color="auto"/>
            <w:bottom w:val="none" w:sz="0" w:space="0" w:color="auto"/>
            <w:right w:val="none" w:sz="0" w:space="0" w:color="auto"/>
          </w:divBdr>
        </w:div>
        <w:div w:id="754593193">
          <w:marLeft w:val="480"/>
          <w:marRight w:val="0"/>
          <w:marTop w:val="0"/>
          <w:marBottom w:val="0"/>
          <w:divBdr>
            <w:top w:val="none" w:sz="0" w:space="0" w:color="auto"/>
            <w:left w:val="none" w:sz="0" w:space="0" w:color="auto"/>
            <w:bottom w:val="none" w:sz="0" w:space="0" w:color="auto"/>
            <w:right w:val="none" w:sz="0" w:space="0" w:color="auto"/>
          </w:divBdr>
        </w:div>
        <w:div w:id="997997545">
          <w:marLeft w:val="480"/>
          <w:marRight w:val="0"/>
          <w:marTop w:val="0"/>
          <w:marBottom w:val="0"/>
          <w:divBdr>
            <w:top w:val="none" w:sz="0" w:space="0" w:color="auto"/>
            <w:left w:val="none" w:sz="0" w:space="0" w:color="auto"/>
            <w:bottom w:val="none" w:sz="0" w:space="0" w:color="auto"/>
            <w:right w:val="none" w:sz="0" w:space="0" w:color="auto"/>
          </w:divBdr>
        </w:div>
        <w:div w:id="1757751841">
          <w:marLeft w:val="480"/>
          <w:marRight w:val="0"/>
          <w:marTop w:val="0"/>
          <w:marBottom w:val="0"/>
          <w:divBdr>
            <w:top w:val="none" w:sz="0" w:space="0" w:color="auto"/>
            <w:left w:val="none" w:sz="0" w:space="0" w:color="auto"/>
            <w:bottom w:val="none" w:sz="0" w:space="0" w:color="auto"/>
            <w:right w:val="none" w:sz="0" w:space="0" w:color="auto"/>
          </w:divBdr>
        </w:div>
        <w:div w:id="1489587995">
          <w:marLeft w:val="480"/>
          <w:marRight w:val="0"/>
          <w:marTop w:val="0"/>
          <w:marBottom w:val="0"/>
          <w:divBdr>
            <w:top w:val="none" w:sz="0" w:space="0" w:color="auto"/>
            <w:left w:val="none" w:sz="0" w:space="0" w:color="auto"/>
            <w:bottom w:val="none" w:sz="0" w:space="0" w:color="auto"/>
            <w:right w:val="none" w:sz="0" w:space="0" w:color="auto"/>
          </w:divBdr>
        </w:div>
        <w:div w:id="1393776673">
          <w:marLeft w:val="480"/>
          <w:marRight w:val="0"/>
          <w:marTop w:val="0"/>
          <w:marBottom w:val="0"/>
          <w:divBdr>
            <w:top w:val="none" w:sz="0" w:space="0" w:color="auto"/>
            <w:left w:val="none" w:sz="0" w:space="0" w:color="auto"/>
            <w:bottom w:val="none" w:sz="0" w:space="0" w:color="auto"/>
            <w:right w:val="none" w:sz="0" w:space="0" w:color="auto"/>
          </w:divBdr>
        </w:div>
        <w:div w:id="431630178">
          <w:marLeft w:val="480"/>
          <w:marRight w:val="0"/>
          <w:marTop w:val="0"/>
          <w:marBottom w:val="0"/>
          <w:divBdr>
            <w:top w:val="none" w:sz="0" w:space="0" w:color="auto"/>
            <w:left w:val="none" w:sz="0" w:space="0" w:color="auto"/>
            <w:bottom w:val="none" w:sz="0" w:space="0" w:color="auto"/>
            <w:right w:val="none" w:sz="0" w:space="0" w:color="auto"/>
          </w:divBdr>
        </w:div>
        <w:div w:id="2004434203">
          <w:marLeft w:val="480"/>
          <w:marRight w:val="0"/>
          <w:marTop w:val="0"/>
          <w:marBottom w:val="0"/>
          <w:divBdr>
            <w:top w:val="none" w:sz="0" w:space="0" w:color="auto"/>
            <w:left w:val="none" w:sz="0" w:space="0" w:color="auto"/>
            <w:bottom w:val="none" w:sz="0" w:space="0" w:color="auto"/>
            <w:right w:val="none" w:sz="0" w:space="0" w:color="auto"/>
          </w:divBdr>
        </w:div>
      </w:divsChild>
    </w:div>
    <w:div w:id="15453614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280">
          <w:marLeft w:val="480"/>
          <w:marRight w:val="0"/>
          <w:marTop w:val="0"/>
          <w:marBottom w:val="0"/>
          <w:divBdr>
            <w:top w:val="none" w:sz="0" w:space="0" w:color="auto"/>
            <w:left w:val="none" w:sz="0" w:space="0" w:color="auto"/>
            <w:bottom w:val="none" w:sz="0" w:space="0" w:color="auto"/>
            <w:right w:val="none" w:sz="0" w:space="0" w:color="auto"/>
          </w:divBdr>
        </w:div>
        <w:div w:id="48891593">
          <w:marLeft w:val="480"/>
          <w:marRight w:val="0"/>
          <w:marTop w:val="0"/>
          <w:marBottom w:val="0"/>
          <w:divBdr>
            <w:top w:val="none" w:sz="0" w:space="0" w:color="auto"/>
            <w:left w:val="none" w:sz="0" w:space="0" w:color="auto"/>
            <w:bottom w:val="none" w:sz="0" w:space="0" w:color="auto"/>
            <w:right w:val="none" w:sz="0" w:space="0" w:color="auto"/>
          </w:divBdr>
        </w:div>
        <w:div w:id="1728797894">
          <w:marLeft w:val="480"/>
          <w:marRight w:val="0"/>
          <w:marTop w:val="0"/>
          <w:marBottom w:val="0"/>
          <w:divBdr>
            <w:top w:val="none" w:sz="0" w:space="0" w:color="auto"/>
            <w:left w:val="none" w:sz="0" w:space="0" w:color="auto"/>
            <w:bottom w:val="none" w:sz="0" w:space="0" w:color="auto"/>
            <w:right w:val="none" w:sz="0" w:space="0" w:color="auto"/>
          </w:divBdr>
        </w:div>
        <w:div w:id="901788316">
          <w:marLeft w:val="480"/>
          <w:marRight w:val="0"/>
          <w:marTop w:val="0"/>
          <w:marBottom w:val="0"/>
          <w:divBdr>
            <w:top w:val="none" w:sz="0" w:space="0" w:color="auto"/>
            <w:left w:val="none" w:sz="0" w:space="0" w:color="auto"/>
            <w:bottom w:val="none" w:sz="0" w:space="0" w:color="auto"/>
            <w:right w:val="none" w:sz="0" w:space="0" w:color="auto"/>
          </w:divBdr>
        </w:div>
        <w:div w:id="713893642">
          <w:marLeft w:val="480"/>
          <w:marRight w:val="0"/>
          <w:marTop w:val="0"/>
          <w:marBottom w:val="0"/>
          <w:divBdr>
            <w:top w:val="none" w:sz="0" w:space="0" w:color="auto"/>
            <w:left w:val="none" w:sz="0" w:space="0" w:color="auto"/>
            <w:bottom w:val="none" w:sz="0" w:space="0" w:color="auto"/>
            <w:right w:val="none" w:sz="0" w:space="0" w:color="auto"/>
          </w:divBdr>
        </w:div>
        <w:div w:id="1296835606">
          <w:marLeft w:val="480"/>
          <w:marRight w:val="0"/>
          <w:marTop w:val="0"/>
          <w:marBottom w:val="0"/>
          <w:divBdr>
            <w:top w:val="none" w:sz="0" w:space="0" w:color="auto"/>
            <w:left w:val="none" w:sz="0" w:space="0" w:color="auto"/>
            <w:bottom w:val="none" w:sz="0" w:space="0" w:color="auto"/>
            <w:right w:val="none" w:sz="0" w:space="0" w:color="auto"/>
          </w:divBdr>
        </w:div>
        <w:div w:id="12850809">
          <w:marLeft w:val="480"/>
          <w:marRight w:val="0"/>
          <w:marTop w:val="0"/>
          <w:marBottom w:val="0"/>
          <w:divBdr>
            <w:top w:val="none" w:sz="0" w:space="0" w:color="auto"/>
            <w:left w:val="none" w:sz="0" w:space="0" w:color="auto"/>
            <w:bottom w:val="none" w:sz="0" w:space="0" w:color="auto"/>
            <w:right w:val="none" w:sz="0" w:space="0" w:color="auto"/>
          </w:divBdr>
        </w:div>
        <w:div w:id="996494978">
          <w:marLeft w:val="480"/>
          <w:marRight w:val="0"/>
          <w:marTop w:val="0"/>
          <w:marBottom w:val="0"/>
          <w:divBdr>
            <w:top w:val="none" w:sz="0" w:space="0" w:color="auto"/>
            <w:left w:val="none" w:sz="0" w:space="0" w:color="auto"/>
            <w:bottom w:val="none" w:sz="0" w:space="0" w:color="auto"/>
            <w:right w:val="none" w:sz="0" w:space="0" w:color="auto"/>
          </w:divBdr>
        </w:div>
        <w:div w:id="1987126545">
          <w:marLeft w:val="480"/>
          <w:marRight w:val="0"/>
          <w:marTop w:val="0"/>
          <w:marBottom w:val="0"/>
          <w:divBdr>
            <w:top w:val="none" w:sz="0" w:space="0" w:color="auto"/>
            <w:left w:val="none" w:sz="0" w:space="0" w:color="auto"/>
            <w:bottom w:val="none" w:sz="0" w:space="0" w:color="auto"/>
            <w:right w:val="none" w:sz="0" w:space="0" w:color="auto"/>
          </w:divBdr>
        </w:div>
        <w:div w:id="538476516">
          <w:marLeft w:val="480"/>
          <w:marRight w:val="0"/>
          <w:marTop w:val="0"/>
          <w:marBottom w:val="0"/>
          <w:divBdr>
            <w:top w:val="none" w:sz="0" w:space="0" w:color="auto"/>
            <w:left w:val="none" w:sz="0" w:space="0" w:color="auto"/>
            <w:bottom w:val="none" w:sz="0" w:space="0" w:color="auto"/>
            <w:right w:val="none" w:sz="0" w:space="0" w:color="auto"/>
          </w:divBdr>
        </w:div>
        <w:div w:id="2064058528">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8">
      <w:bodyDiv w:val="1"/>
      <w:marLeft w:val="0"/>
      <w:marRight w:val="0"/>
      <w:marTop w:val="0"/>
      <w:marBottom w:val="0"/>
      <w:divBdr>
        <w:top w:val="none" w:sz="0" w:space="0" w:color="auto"/>
        <w:left w:val="none" w:sz="0" w:space="0" w:color="auto"/>
        <w:bottom w:val="none" w:sz="0" w:space="0" w:color="auto"/>
        <w:right w:val="none" w:sz="0" w:space="0" w:color="auto"/>
      </w:divBdr>
      <w:divsChild>
        <w:div w:id="1035543503">
          <w:marLeft w:val="480"/>
          <w:marRight w:val="0"/>
          <w:marTop w:val="0"/>
          <w:marBottom w:val="0"/>
          <w:divBdr>
            <w:top w:val="none" w:sz="0" w:space="0" w:color="auto"/>
            <w:left w:val="none" w:sz="0" w:space="0" w:color="auto"/>
            <w:bottom w:val="none" w:sz="0" w:space="0" w:color="auto"/>
            <w:right w:val="none" w:sz="0" w:space="0" w:color="auto"/>
          </w:divBdr>
        </w:div>
        <w:div w:id="1603300484">
          <w:marLeft w:val="480"/>
          <w:marRight w:val="0"/>
          <w:marTop w:val="0"/>
          <w:marBottom w:val="0"/>
          <w:divBdr>
            <w:top w:val="none" w:sz="0" w:space="0" w:color="auto"/>
            <w:left w:val="none" w:sz="0" w:space="0" w:color="auto"/>
            <w:bottom w:val="none" w:sz="0" w:space="0" w:color="auto"/>
            <w:right w:val="none" w:sz="0" w:space="0" w:color="auto"/>
          </w:divBdr>
        </w:div>
        <w:div w:id="731542901">
          <w:marLeft w:val="480"/>
          <w:marRight w:val="0"/>
          <w:marTop w:val="0"/>
          <w:marBottom w:val="0"/>
          <w:divBdr>
            <w:top w:val="none" w:sz="0" w:space="0" w:color="auto"/>
            <w:left w:val="none" w:sz="0" w:space="0" w:color="auto"/>
            <w:bottom w:val="none" w:sz="0" w:space="0" w:color="auto"/>
            <w:right w:val="none" w:sz="0" w:space="0" w:color="auto"/>
          </w:divBdr>
        </w:div>
        <w:div w:id="936869309">
          <w:marLeft w:val="480"/>
          <w:marRight w:val="0"/>
          <w:marTop w:val="0"/>
          <w:marBottom w:val="0"/>
          <w:divBdr>
            <w:top w:val="none" w:sz="0" w:space="0" w:color="auto"/>
            <w:left w:val="none" w:sz="0" w:space="0" w:color="auto"/>
            <w:bottom w:val="none" w:sz="0" w:space="0" w:color="auto"/>
            <w:right w:val="none" w:sz="0" w:space="0" w:color="auto"/>
          </w:divBdr>
        </w:div>
        <w:div w:id="1685596606">
          <w:marLeft w:val="480"/>
          <w:marRight w:val="0"/>
          <w:marTop w:val="0"/>
          <w:marBottom w:val="0"/>
          <w:divBdr>
            <w:top w:val="none" w:sz="0" w:space="0" w:color="auto"/>
            <w:left w:val="none" w:sz="0" w:space="0" w:color="auto"/>
            <w:bottom w:val="none" w:sz="0" w:space="0" w:color="auto"/>
            <w:right w:val="none" w:sz="0" w:space="0" w:color="auto"/>
          </w:divBdr>
        </w:div>
        <w:div w:id="1673527512">
          <w:marLeft w:val="480"/>
          <w:marRight w:val="0"/>
          <w:marTop w:val="0"/>
          <w:marBottom w:val="0"/>
          <w:divBdr>
            <w:top w:val="none" w:sz="0" w:space="0" w:color="auto"/>
            <w:left w:val="none" w:sz="0" w:space="0" w:color="auto"/>
            <w:bottom w:val="none" w:sz="0" w:space="0" w:color="auto"/>
            <w:right w:val="none" w:sz="0" w:space="0" w:color="auto"/>
          </w:divBdr>
        </w:div>
        <w:div w:id="1459376557">
          <w:marLeft w:val="480"/>
          <w:marRight w:val="0"/>
          <w:marTop w:val="0"/>
          <w:marBottom w:val="0"/>
          <w:divBdr>
            <w:top w:val="none" w:sz="0" w:space="0" w:color="auto"/>
            <w:left w:val="none" w:sz="0" w:space="0" w:color="auto"/>
            <w:bottom w:val="none" w:sz="0" w:space="0" w:color="auto"/>
            <w:right w:val="none" w:sz="0" w:space="0" w:color="auto"/>
          </w:divBdr>
        </w:div>
        <w:div w:id="215554272">
          <w:marLeft w:val="480"/>
          <w:marRight w:val="0"/>
          <w:marTop w:val="0"/>
          <w:marBottom w:val="0"/>
          <w:divBdr>
            <w:top w:val="none" w:sz="0" w:space="0" w:color="auto"/>
            <w:left w:val="none" w:sz="0" w:space="0" w:color="auto"/>
            <w:bottom w:val="none" w:sz="0" w:space="0" w:color="auto"/>
            <w:right w:val="none" w:sz="0" w:space="0" w:color="auto"/>
          </w:divBdr>
        </w:div>
        <w:div w:id="1511868096">
          <w:marLeft w:val="480"/>
          <w:marRight w:val="0"/>
          <w:marTop w:val="0"/>
          <w:marBottom w:val="0"/>
          <w:divBdr>
            <w:top w:val="none" w:sz="0" w:space="0" w:color="auto"/>
            <w:left w:val="none" w:sz="0" w:space="0" w:color="auto"/>
            <w:bottom w:val="none" w:sz="0" w:space="0" w:color="auto"/>
            <w:right w:val="none" w:sz="0" w:space="0" w:color="auto"/>
          </w:divBdr>
        </w:div>
        <w:div w:id="1321034248">
          <w:marLeft w:val="480"/>
          <w:marRight w:val="0"/>
          <w:marTop w:val="0"/>
          <w:marBottom w:val="0"/>
          <w:divBdr>
            <w:top w:val="none" w:sz="0" w:space="0" w:color="auto"/>
            <w:left w:val="none" w:sz="0" w:space="0" w:color="auto"/>
            <w:bottom w:val="none" w:sz="0" w:space="0" w:color="auto"/>
            <w:right w:val="none" w:sz="0" w:space="0" w:color="auto"/>
          </w:divBdr>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59668880">
      <w:bodyDiv w:val="1"/>
      <w:marLeft w:val="0"/>
      <w:marRight w:val="0"/>
      <w:marTop w:val="0"/>
      <w:marBottom w:val="0"/>
      <w:divBdr>
        <w:top w:val="none" w:sz="0" w:space="0" w:color="auto"/>
        <w:left w:val="none" w:sz="0" w:space="0" w:color="auto"/>
        <w:bottom w:val="none" w:sz="0" w:space="0" w:color="auto"/>
        <w:right w:val="none" w:sz="0" w:space="0" w:color="auto"/>
      </w:divBdr>
      <w:divsChild>
        <w:div w:id="1070539770">
          <w:marLeft w:val="480"/>
          <w:marRight w:val="0"/>
          <w:marTop w:val="0"/>
          <w:marBottom w:val="0"/>
          <w:divBdr>
            <w:top w:val="none" w:sz="0" w:space="0" w:color="auto"/>
            <w:left w:val="none" w:sz="0" w:space="0" w:color="auto"/>
            <w:bottom w:val="none" w:sz="0" w:space="0" w:color="auto"/>
            <w:right w:val="none" w:sz="0" w:space="0" w:color="auto"/>
          </w:divBdr>
        </w:div>
        <w:div w:id="1085153731">
          <w:marLeft w:val="480"/>
          <w:marRight w:val="0"/>
          <w:marTop w:val="0"/>
          <w:marBottom w:val="0"/>
          <w:divBdr>
            <w:top w:val="none" w:sz="0" w:space="0" w:color="auto"/>
            <w:left w:val="none" w:sz="0" w:space="0" w:color="auto"/>
            <w:bottom w:val="none" w:sz="0" w:space="0" w:color="auto"/>
            <w:right w:val="none" w:sz="0" w:space="0" w:color="auto"/>
          </w:divBdr>
        </w:div>
        <w:div w:id="1410468126">
          <w:marLeft w:val="480"/>
          <w:marRight w:val="0"/>
          <w:marTop w:val="0"/>
          <w:marBottom w:val="0"/>
          <w:divBdr>
            <w:top w:val="none" w:sz="0" w:space="0" w:color="auto"/>
            <w:left w:val="none" w:sz="0" w:space="0" w:color="auto"/>
            <w:bottom w:val="none" w:sz="0" w:space="0" w:color="auto"/>
            <w:right w:val="none" w:sz="0" w:space="0" w:color="auto"/>
          </w:divBdr>
        </w:div>
        <w:div w:id="1129280074">
          <w:marLeft w:val="480"/>
          <w:marRight w:val="0"/>
          <w:marTop w:val="0"/>
          <w:marBottom w:val="0"/>
          <w:divBdr>
            <w:top w:val="none" w:sz="0" w:space="0" w:color="auto"/>
            <w:left w:val="none" w:sz="0" w:space="0" w:color="auto"/>
            <w:bottom w:val="none" w:sz="0" w:space="0" w:color="auto"/>
            <w:right w:val="none" w:sz="0" w:space="0" w:color="auto"/>
          </w:divBdr>
        </w:div>
        <w:div w:id="958877961">
          <w:marLeft w:val="480"/>
          <w:marRight w:val="0"/>
          <w:marTop w:val="0"/>
          <w:marBottom w:val="0"/>
          <w:divBdr>
            <w:top w:val="none" w:sz="0" w:space="0" w:color="auto"/>
            <w:left w:val="none" w:sz="0" w:space="0" w:color="auto"/>
            <w:bottom w:val="none" w:sz="0" w:space="0" w:color="auto"/>
            <w:right w:val="none" w:sz="0" w:space="0" w:color="auto"/>
          </w:divBdr>
        </w:div>
        <w:div w:id="1605113073">
          <w:marLeft w:val="480"/>
          <w:marRight w:val="0"/>
          <w:marTop w:val="0"/>
          <w:marBottom w:val="0"/>
          <w:divBdr>
            <w:top w:val="none" w:sz="0" w:space="0" w:color="auto"/>
            <w:left w:val="none" w:sz="0" w:space="0" w:color="auto"/>
            <w:bottom w:val="none" w:sz="0" w:space="0" w:color="auto"/>
            <w:right w:val="none" w:sz="0" w:space="0" w:color="auto"/>
          </w:divBdr>
        </w:div>
        <w:div w:id="2045401259">
          <w:marLeft w:val="480"/>
          <w:marRight w:val="0"/>
          <w:marTop w:val="0"/>
          <w:marBottom w:val="0"/>
          <w:divBdr>
            <w:top w:val="none" w:sz="0" w:space="0" w:color="auto"/>
            <w:left w:val="none" w:sz="0" w:space="0" w:color="auto"/>
            <w:bottom w:val="none" w:sz="0" w:space="0" w:color="auto"/>
            <w:right w:val="none" w:sz="0" w:space="0" w:color="auto"/>
          </w:divBdr>
        </w:div>
        <w:div w:id="1161392514">
          <w:marLeft w:val="480"/>
          <w:marRight w:val="0"/>
          <w:marTop w:val="0"/>
          <w:marBottom w:val="0"/>
          <w:divBdr>
            <w:top w:val="none" w:sz="0" w:space="0" w:color="auto"/>
            <w:left w:val="none" w:sz="0" w:space="0" w:color="auto"/>
            <w:bottom w:val="none" w:sz="0" w:space="0" w:color="auto"/>
            <w:right w:val="none" w:sz="0" w:space="0" w:color="auto"/>
          </w:divBdr>
        </w:div>
        <w:div w:id="1007094966">
          <w:marLeft w:val="480"/>
          <w:marRight w:val="0"/>
          <w:marTop w:val="0"/>
          <w:marBottom w:val="0"/>
          <w:divBdr>
            <w:top w:val="none" w:sz="0" w:space="0" w:color="auto"/>
            <w:left w:val="none" w:sz="0" w:space="0" w:color="auto"/>
            <w:bottom w:val="none" w:sz="0" w:space="0" w:color="auto"/>
            <w:right w:val="none" w:sz="0" w:space="0" w:color="auto"/>
          </w:divBdr>
        </w:div>
        <w:div w:id="914776414">
          <w:marLeft w:val="480"/>
          <w:marRight w:val="0"/>
          <w:marTop w:val="0"/>
          <w:marBottom w:val="0"/>
          <w:divBdr>
            <w:top w:val="none" w:sz="0" w:space="0" w:color="auto"/>
            <w:left w:val="none" w:sz="0" w:space="0" w:color="auto"/>
            <w:bottom w:val="none" w:sz="0" w:space="0" w:color="auto"/>
            <w:right w:val="none" w:sz="0" w:space="0" w:color="auto"/>
          </w:divBdr>
        </w:div>
        <w:div w:id="1863204996">
          <w:marLeft w:val="480"/>
          <w:marRight w:val="0"/>
          <w:marTop w:val="0"/>
          <w:marBottom w:val="0"/>
          <w:divBdr>
            <w:top w:val="none" w:sz="0" w:space="0" w:color="auto"/>
            <w:left w:val="none" w:sz="0" w:space="0" w:color="auto"/>
            <w:bottom w:val="none" w:sz="0" w:space="0" w:color="auto"/>
            <w:right w:val="none" w:sz="0" w:space="0" w:color="auto"/>
          </w:divBdr>
        </w:div>
        <w:div w:id="692414424">
          <w:marLeft w:val="480"/>
          <w:marRight w:val="0"/>
          <w:marTop w:val="0"/>
          <w:marBottom w:val="0"/>
          <w:divBdr>
            <w:top w:val="none" w:sz="0" w:space="0" w:color="auto"/>
            <w:left w:val="none" w:sz="0" w:space="0" w:color="auto"/>
            <w:bottom w:val="none" w:sz="0" w:space="0" w:color="auto"/>
            <w:right w:val="none" w:sz="0" w:space="0" w:color="auto"/>
          </w:divBdr>
        </w:div>
      </w:divsChild>
    </w:div>
    <w:div w:id="1776361391">
      <w:bodyDiv w:val="1"/>
      <w:marLeft w:val="0"/>
      <w:marRight w:val="0"/>
      <w:marTop w:val="0"/>
      <w:marBottom w:val="0"/>
      <w:divBdr>
        <w:top w:val="none" w:sz="0" w:space="0" w:color="auto"/>
        <w:left w:val="none" w:sz="0" w:space="0" w:color="auto"/>
        <w:bottom w:val="none" w:sz="0" w:space="0" w:color="auto"/>
        <w:right w:val="none" w:sz="0" w:space="0" w:color="auto"/>
      </w:divBdr>
      <w:divsChild>
        <w:div w:id="1419600546">
          <w:marLeft w:val="480"/>
          <w:marRight w:val="0"/>
          <w:marTop w:val="0"/>
          <w:marBottom w:val="0"/>
          <w:divBdr>
            <w:top w:val="none" w:sz="0" w:space="0" w:color="auto"/>
            <w:left w:val="none" w:sz="0" w:space="0" w:color="auto"/>
            <w:bottom w:val="none" w:sz="0" w:space="0" w:color="auto"/>
            <w:right w:val="none" w:sz="0" w:space="0" w:color="auto"/>
          </w:divBdr>
        </w:div>
        <w:div w:id="1980762120">
          <w:marLeft w:val="480"/>
          <w:marRight w:val="0"/>
          <w:marTop w:val="0"/>
          <w:marBottom w:val="0"/>
          <w:divBdr>
            <w:top w:val="none" w:sz="0" w:space="0" w:color="auto"/>
            <w:left w:val="none" w:sz="0" w:space="0" w:color="auto"/>
            <w:bottom w:val="none" w:sz="0" w:space="0" w:color="auto"/>
            <w:right w:val="none" w:sz="0" w:space="0" w:color="auto"/>
          </w:divBdr>
        </w:div>
        <w:div w:id="502202506">
          <w:marLeft w:val="480"/>
          <w:marRight w:val="0"/>
          <w:marTop w:val="0"/>
          <w:marBottom w:val="0"/>
          <w:divBdr>
            <w:top w:val="none" w:sz="0" w:space="0" w:color="auto"/>
            <w:left w:val="none" w:sz="0" w:space="0" w:color="auto"/>
            <w:bottom w:val="none" w:sz="0" w:space="0" w:color="auto"/>
            <w:right w:val="none" w:sz="0" w:space="0" w:color="auto"/>
          </w:divBdr>
        </w:div>
        <w:div w:id="1201556598">
          <w:marLeft w:val="480"/>
          <w:marRight w:val="0"/>
          <w:marTop w:val="0"/>
          <w:marBottom w:val="0"/>
          <w:divBdr>
            <w:top w:val="none" w:sz="0" w:space="0" w:color="auto"/>
            <w:left w:val="none" w:sz="0" w:space="0" w:color="auto"/>
            <w:bottom w:val="none" w:sz="0" w:space="0" w:color="auto"/>
            <w:right w:val="none" w:sz="0" w:space="0" w:color="auto"/>
          </w:divBdr>
        </w:div>
        <w:div w:id="1659650903">
          <w:marLeft w:val="480"/>
          <w:marRight w:val="0"/>
          <w:marTop w:val="0"/>
          <w:marBottom w:val="0"/>
          <w:divBdr>
            <w:top w:val="none" w:sz="0" w:space="0" w:color="auto"/>
            <w:left w:val="none" w:sz="0" w:space="0" w:color="auto"/>
            <w:bottom w:val="none" w:sz="0" w:space="0" w:color="auto"/>
            <w:right w:val="none" w:sz="0" w:space="0" w:color="auto"/>
          </w:divBdr>
        </w:div>
        <w:div w:id="1844010095">
          <w:marLeft w:val="480"/>
          <w:marRight w:val="0"/>
          <w:marTop w:val="0"/>
          <w:marBottom w:val="0"/>
          <w:divBdr>
            <w:top w:val="none" w:sz="0" w:space="0" w:color="auto"/>
            <w:left w:val="none" w:sz="0" w:space="0" w:color="auto"/>
            <w:bottom w:val="none" w:sz="0" w:space="0" w:color="auto"/>
            <w:right w:val="none" w:sz="0" w:space="0" w:color="auto"/>
          </w:divBdr>
        </w:div>
        <w:div w:id="525369326">
          <w:marLeft w:val="480"/>
          <w:marRight w:val="0"/>
          <w:marTop w:val="0"/>
          <w:marBottom w:val="0"/>
          <w:divBdr>
            <w:top w:val="none" w:sz="0" w:space="0" w:color="auto"/>
            <w:left w:val="none" w:sz="0" w:space="0" w:color="auto"/>
            <w:bottom w:val="none" w:sz="0" w:space="0" w:color="auto"/>
            <w:right w:val="none" w:sz="0" w:space="0" w:color="auto"/>
          </w:divBdr>
        </w:div>
        <w:div w:id="166024918">
          <w:marLeft w:val="480"/>
          <w:marRight w:val="0"/>
          <w:marTop w:val="0"/>
          <w:marBottom w:val="0"/>
          <w:divBdr>
            <w:top w:val="none" w:sz="0" w:space="0" w:color="auto"/>
            <w:left w:val="none" w:sz="0" w:space="0" w:color="auto"/>
            <w:bottom w:val="none" w:sz="0" w:space="0" w:color="auto"/>
            <w:right w:val="none" w:sz="0" w:space="0" w:color="auto"/>
          </w:divBdr>
        </w:div>
        <w:div w:id="1833986928">
          <w:marLeft w:val="480"/>
          <w:marRight w:val="0"/>
          <w:marTop w:val="0"/>
          <w:marBottom w:val="0"/>
          <w:divBdr>
            <w:top w:val="none" w:sz="0" w:space="0" w:color="auto"/>
            <w:left w:val="none" w:sz="0" w:space="0" w:color="auto"/>
            <w:bottom w:val="none" w:sz="0" w:space="0" w:color="auto"/>
            <w:right w:val="none" w:sz="0" w:space="0" w:color="auto"/>
          </w:divBdr>
        </w:div>
        <w:div w:id="1342852686">
          <w:marLeft w:val="480"/>
          <w:marRight w:val="0"/>
          <w:marTop w:val="0"/>
          <w:marBottom w:val="0"/>
          <w:divBdr>
            <w:top w:val="none" w:sz="0" w:space="0" w:color="auto"/>
            <w:left w:val="none" w:sz="0" w:space="0" w:color="auto"/>
            <w:bottom w:val="none" w:sz="0" w:space="0" w:color="auto"/>
            <w:right w:val="none" w:sz="0" w:space="0" w:color="auto"/>
          </w:divBdr>
        </w:div>
        <w:div w:id="718744485">
          <w:marLeft w:val="480"/>
          <w:marRight w:val="0"/>
          <w:marTop w:val="0"/>
          <w:marBottom w:val="0"/>
          <w:divBdr>
            <w:top w:val="none" w:sz="0" w:space="0" w:color="auto"/>
            <w:left w:val="none" w:sz="0" w:space="0" w:color="auto"/>
            <w:bottom w:val="none" w:sz="0" w:space="0" w:color="auto"/>
            <w:right w:val="none" w:sz="0" w:space="0" w:color="auto"/>
          </w:divBdr>
        </w:div>
        <w:div w:id="1989359552">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53046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9070">
          <w:marLeft w:val="480"/>
          <w:marRight w:val="0"/>
          <w:marTop w:val="0"/>
          <w:marBottom w:val="0"/>
          <w:divBdr>
            <w:top w:val="none" w:sz="0" w:space="0" w:color="auto"/>
            <w:left w:val="none" w:sz="0" w:space="0" w:color="auto"/>
            <w:bottom w:val="none" w:sz="0" w:space="0" w:color="auto"/>
            <w:right w:val="none" w:sz="0" w:space="0" w:color="auto"/>
          </w:divBdr>
        </w:div>
        <w:div w:id="782772564">
          <w:marLeft w:val="480"/>
          <w:marRight w:val="0"/>
          <w:marTop w:val="0"/>
          <w:marBottom w:val="0"/>
          <w:divBdr>
            <w:top w:val="none" w:sz="0" w:space="0" w:color="auto"/>
            <w:left w:val="none" w:sz="0" w:space="0" w:color="auto"/>
            <w:bottom w:val="none" w:sz="0" w:space="0" w:color="auto"/>
            <w:right w:val="none" w:sz="0" w:space="0" w:color="auto"/>
          </w:divBdr>
        </w:div>
        <w:div w:id="454174658">
          <w:marLeft w:val="480"/>
          <w:marRight w:val="0"/>
          <w:marTop w:val="0"/>
          <w:marBottom w:val="0"/>
          <w:divBdr>
            <w:top w:val="none" w:sz="0" w:space="0" w:color="auto"/>
            <w:left w:val="none" w:sz="0" w:space="0" w:color="auto"/>
            <w:bottom w:val="none" w:sz="0" w:space="0" w:color="auto"/>
            <w:right w:val="none" w:sz="0" w:space="0" w:color="auto"/>
          </w:divBdr>
        </w:div>
        <w:div w:id="1187790402">
          <w:marLeft w:val="480"/>
          <w:marRight w:val="0"/>
          <w:marTop w:val="0"/>
          <w:marBottom w:val="0"/>
          <w:divBdr>
            <w:top w:val="none" w:sz="0" w:space="0" w:color="auto"/>
            <w:left w:val="none" w:sz="0" w:space="0" w:color="auto"/>
            <w:bottom w:val="none" w:sz="0" w:space="0" w:color="auto"/>
            <w:right w:val="none" w:sz="0" w:space="0" w:color="auto"/>
          </w:divBdr>
        </w:div>
        <w:div w:id="1959289818">
          <w:marLeft w:val="480"/>
          <w:marRight w:val="0"/>
          <w:marTop w:val="0"/>
          <w:marBottom w:val="0"/>
          <w:divBdr>
            <w:top w:val="none" w:sz="0" w:space="0" w:color="auto"/>
            <w:left w:val="none" w:sz="0" w:space="0" w:color="auto"/>
            <w:bottom w:val="none" w:sz="0" w:space="0" w:color="auto"/>
            <w:right w:val="none" w:sz="0" w:space="0" w:color="auto"/>
          </w:divBdr>
        </w:div>
        <w:div w:id="1054081202">
          <w:marLeft w:val="480"/>
          <w:marRight w:val="0"/>
          <w:marTop w:val="0"/>
          <w:marBottom w:val="0"/>
          <w:divBdr>
            <w:top w:val="none" w:sz="0" w:space="0" w:color="auto"/>
            <w:left w:val="none" w:sz="0" w:space="0" w:color="auto"/>
            <w:bottom w:val="none" w:sz="0" w:space="0" w:color="auto"/>
            <w:right w:val="none" w:sz="0" w:space="0" w:color="auto"/>
          </w:divBdr>
        </w:div>
        <w:div w:id="1130244041">
          <w:marLeft w:val="480"/>
          <w:marRight w:val="0"/>
          <w:marTop w:val="0"/>
          <w:marBottom w:val="0"/>
          <w:divBdr>
            <w:top w:val="none" w:sz="0" w:space="0" w:color="auto"/>
            <w:left w:val="none" w:sz="0" w:space="0" w:color="auto"/>
            <w:bottom w:val="none" w:sz="0" w:space="0" w:color="auto"/>
            <w:right w:val="none" w:sz="0" w:space="0" w:color="auto"/>
          </w:divBdr>
        </w:div>
        <w:div w:id="1357538305">
          <w:marLeft w:val="480"/>
          <w:marRight w:val="0"/>
          <w:marTop w:val="0"/>
          <w:marBottom w:val="0"/>
          <w:divBdr>
            <w:top w:val="none" w:sz="0" w:space="0" w:color="auto"/>
            <w:left w:val="none" w:sz="0" w:space="0" w:color="auto"/>
            <w:bottom w:val="none" w:sz="0" w:space="0" w:color="auto"/>
            <w:right w:val="none" w:sz="0" w:space="0" w:color="auto"/>
          </w:divBdr>
        </w:div>
        <w:div w:id="247620978">
          <w:marLeft w:val="480"/>
          <w:marRight w:val="0"/>
          <w:marTop w:val="0"/>
          <w:marBottom w:val="0"/>
          <w:divBdr>
            <w:top w:val="none" w:sz="0" w:space="0" w:color="auto"/>
            <w:left w:val="none" w:sz="0" w:space="0" w:color="auto"/>
            <w:bottom w:val="none" w:sz="0" w:space="0" w:color="auto"/>
            <w:right w:val="none" w:sz="0" w:space="0" w:color="auto"/>
          </w:divBdr>
        </w:div>
        <w:div w:id="1511524203">
          <w:marLeft w:val="480"/>
          <w:marRight w:val="0"/>
          <w:marTop w:val="0"/>
          <w:marBottom w:val="0"/>
          <w:divBdr>
            <w:top w:val="none" w:sz="0" w:space="0" w:color="auto"/>
            <w:left w:val="none" w:sz="0" w:space="0" w:color="auto"/>
            <w:bottom w:val="none" w:sz="0" w:space="0" w:color="auto"/>
            <w:right w:val="none" w:sz="0" w:space="0" w:color="auto"/>
          </w:divBdr>
        </w:div>
        <w:div w:id="418597842">
          <w:marLeft w:val="480"/>
          <w:marRight w:val="0"/>
          <w:marTop w:val="0"/>
          <w:marBottom w:val="0"/>
          <w:divBdr>
            <w:top w:val="none" w:sz="0" w:space="0" w:color="auto"/>
            <w:left w:val="none" w:sz="0" w:space="0" w:color="auto"/>
            <w:bottom w:val="none" w:sz="0" w:space="0" w:color="auto"/>
            <w:right w:val="none" w:sz="0" w:space="0" w:color="auto"/>
          </w:divBdr>
        </w:div>
        <w:div w:id="1258826161">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75853161">
      <w:bodyDiv w:val="1"/>
      <w:marLeft w:val="0"/>
      <w:marRight w:val="0"/>
      <w:marTop w:val="0"/>
      <w:marBottom w:val="0"/>
      <w:divBdr>
        <w:top w:val="none" w:sz="0" w:space="0" w:color="auto"/>
        <w:left w:val="none" w:sz="0" w:space="0" w:color="auto"/>
        <w:bottom w:val="none" w:sz="0" w:space="0" w:color="auto"/>
        <w:right w:val="none" w:sz="0" w:space="0" w:color="auto"/>
      </w:divBdr>
      <w:divsChild>
        <w:div w:id="1414937686">
          <w:marLeft w:val="480"/>
          <w:marRight w:val="0"/>
          <w:marTop w:val="0"/>
          <w:marBottom w:val="0"/>
          <w:divBdr>
            <w:top w:val="none" w:sz="0" w:space="0" w:color="auto"/>
            <w:left w:val="none" w:sz="0" w:space="0" w:color="auto"/>
            <w:bottom w:val="none" w:sz="0" w:space="0" w:color="auto"/>
            <w:right w:val="none" w:sz="0" w:space="0" w:color="auto"/>
          </w:divBdr>
        </w:div>
        <w:div w:id="1076317023">
          <w:marLeft w:val="480"/>
          <w:marRight w:val="0"/>
          <w:marTop w:val="0"/>
          <w:marBottom w:val="0"/>
          <w:divBdr>
            <w:top w:val="none" w:sz="0" w:space="0" w:color="auto"/>
            <w:left w:val="none" w:sz="0" w:space="0" w:color="auto"/>
            <w:bottom w:val="none" w:sz="0" w:space="0" w:color="auto"/>
            <w:right w:val="none" w:sz="0" w:space="0" w:color="auto"/>
          </w:divBdr>
        </w:div>
        <w:div w:id="674575740">
          <w:marLeft w:val="480"/>
          <w:marRight w:val="0"/>
          <w:marTop w:val="0"/>
          <w:marBottom w:val="0"/>
          <w:divBdr>
            <w:top w:val="none" w:sz="0" w:space="0" w:color="auto"/>
            <w:left w:val="none" w:sz="0" w:space="0" w:color="auto"/>
            <w:bottom w:val="none" w:sz="0" w:space="0" w:color="auto"/>
            <w:right w:val="none" w:sz="0" w:space="0" w:color="auto"/>
          </w:divBdr>
        </w:div>
        <w:div w:id="1768228952">
          <w:marLeft w:val="480"/>
          <w:marRight w:val="0"/>
          <w:marTop w:val="0"/>
          <w:marBottom w:val="0"/>
          <w:divBdr>
            <w:top w:val="none" w:sz="0" w:space="0" w:color="auto"/>
            <w:left w:val="none" w:sz="0" w:space="0" w:color="auto"/>
            <w:bottom w:val="none" w:sz="0" w:space="0" w:color="auto"/>
            <w:right w:val="none" w:sz="0" w:space="0" w:color="auto"/>
          </w:divBdr>
        </w:div>
        <w:div w:id="427312831">
          <w:marLeft w:val="480"/>
          <w:marRight w:val="0"/>
          <w:marTop w:val="0"/>
          <w:marBottom w:val="0"/>
          <w:divBdr>
            <w:top w:val="none" w:sz="0" w:space="0" w:color="auto"/>
            <w:left w:val="none" w:sz="0" w:space="0" w:color="auto"/>
            <w:bottom w:val="none" w:sz="0" w:space="0" w:color="auto"/>
            <w:right w:val="none" w:sz="0" w:space="0" w:color="auto"/>
          </w:divBdr>
        </w:div>
        <w:div w:id="439642152">
          <w:marLeft w:val="480"/>
          <w:marRight w:val="0"/>
          <w:marTop w:val="0"/>
          <w:marBottom w:val="0"/>
          <w:divBdr>
            <w:top w:val="none" w:sz="0" w:space="0" w:color="auto"/>
            <w:left w:val="none" w:sz="0" w:space="0" w:color="auto"/>
            <w:bottom w:val="none" w:sz="0" w:space="0" w:color="auto"/>
            <w:right w:val="none" w:sz="0" w:space="0" w:color="auto"/>
          </w:divBdr>
        </w:div>
        <w:div w:id="2061979083">
          <w:marLeft w:val="480"/>
          <w:marRight w:val="0"/>
          <w:marTop w:val="0"/>
          <w:marBottom w:val="0"/>
          <w:divBdr>
            <w:top w:val="none" w:sz="0" w:space="0" w:color="auto"/>
            <w:left w:val="none" w:sz="0" w:space="0" w:color="auto"/>
            <w:bottom w:val="none" w:sz="0" w:space="0" w:color="auto"/>
            <w:right w:val="none" w:sz="0" w:space="0" w:color="auto"/>
          </w:divBdr>
        </w:div>
        <w:div w:id="1954047644">
          <w:marLeft w:val="480"/>
          <w:marRight w:val="0"/>
          <w:marTop w:val="0"/>
          <w:marBottom w:val="0"/>
          <w:divBdr>
            <w:top w:val="none" w:sz="0" w:space="0" w:color="auto"/>
            <w:left w:val="none" w:sz="0" w:space="0" w:color="auto"/>
            <w:bottom w:val="none" w:sz="0" w:space="0" w:color="auto"/>
            <w:right w:val="none" w:sz="0" w:space="0" w:color="auto"/>
          </w:divBdr>
        </w:div>
        <w:div w:id="498544064">
          <w:marLeft w:val="480"/>
          <w:marRight w:val="0"/>
          <w:marTop w:val="0"/>
          <w:marBottom w:val="0"/>
          <w:divBdr>
            <w:top w:val="none" w:sz="0" w:space="0" w:color="auto"/>
            <w:left w:val="none" w:sz="0" w:space="0" w:color="auto"/>
            <w:bottom w:val="none" w:sz="0" w:space="0" w:color="auto"/>
            <w:right w:val="none" w:sz="0" w:space="0" w:color="auto"/>
          </w:divBdr>
        </w:div>
        <w:div w:id="747263008">
          <w:marLeft w:val="480"/>
          <w:marRight w:val="0"/>
          <w:marTop w:val="0"/>
          <w:marBottom w:val="0"/>
          <w:divBdr>
            <w:top w:val="none" w:sz="0" w:space="0" w:color="auto"/>
            <w:left w:val="none" w:sz="0" w:space="0" w:color="auto"/>
            <w:bottom w:val="none" w:sz="0" w:space="0" w:color="auto"/>
            <w:right w:val="none" w:sz="0" w:space="0" w:color="auto"/>
          </w:divBdr>
        </w:div>
      </w:divsChild>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0970323">
      <w:bodyDiv w:val="1"/>
      <w:marLeft w:val="0"/>
      <w:marRight w:val="0"/>
      <w:marTop w:val="0"/>
      <w:marBottom w:val="0"/>
      <w:divBdr>
        <w:top w:val="none" w:sz="0" w:space="0" w:color="auto"/>
        <w:left w:val="none" w:sz="0" w:space="0" w:color="auto"/>
        <w:bottom w:val="none" w:sz="0" w:space="0" w:color="auto"/>
        <w:right w:val="none" w:sz="0" w:space="0" w:color="auto"/>
      </w:divBdr>
      <w:divsChild>
        <w:div w:id="304046537">
          <w:marLeft w:val="480"/>
          <w:marRight w:val="0"/>
          <w:marTop w:val="0"/>
          <w:marBottom w:val="0"/>
          <w:divBdr>
            <w:top w:val="none" w:sz="0" w:space="0" w:color="auto"/>
            <w:left w:val="none" w:sz="0" w:space="0" w:color="auto"/>
            <w:bottom w:val="none" w:sz="0" w:space="0" w:color="auto"/>
            <w:right w:val="none" w:sz="0" w:space="0" w:color="auto"/>
          </w:divBdr>
        </w:div>
        <w:div w:id="333607133">
          <w:marLeft w:val="480"/>
          <w:marRight w:val="0"/>
          <w:marTop w:val="0"/>
          <w:marBottom w:val="0"/>
          <w:divBdr>
            <w:top w:val="none" w:sz="0" w:space="0" w:color="auto"/>
            <w:left w:val="none" w:sz="0" w:space="0" w:color="auto"/>
            <w:bottom w:val="none" w:sz="0" w:space="0" w:color="auto"/>
            <w:right w:val="none" w:sz="0" w:space="0" w:color="auto"/>
          </w:divBdr>
        </w:div>
        <w:div w:id="50688717">
          <w:marLeft w:val="480"/>
          <w:marRight w:val="0"/>
          <w:marTop w:val="0"/>
          <w:marBottom w:val="0"/>
          <w:divBdr>
            <w:top w:val="none" w:sz="0" w:space="0" w:color="auto"/>
            <w:left w:val="none" w:sz="0" w:space="0" w:color="auto"/>
            <w:bottom w:val="none" w:sz="0" w:space="0" w:color="auto"/>
            <w:right w:val="none" w:sz="0" w:space="0" w:color="auto"/>
          </w:divBdr>
        </w:div>
        <w:div w:id="1451702655">
          <w:marLeft w:val="480"/>
          <w:marRight w:val="0"/>
          <w:marTop w:val="0"/>
          <w:marBottom w:val="0"/>
          <w:divBdr>
            <w:top w:val="none" w:sz="0" w:space="0" w:color="auto"/>
            <w:left w:val="none" w:sz="0" w:space="0" w:color="auto"/>
            <w:bottom w:val="none" w:sz="0" w:space="0" w:color="auto"/>
            <w:right w:val="none" w:sz="0" w:space="0" w:color="auto"/>
          </w:divBdr>
        </w:div>
        <w:div w:id="1189415333">
          <w:marLeft w:val="480"/>
          <w:marRight w:val="0"/>
          <w:marTop w:val="0"/>
          <w:marBottom w:val="0"/>
          <w:divBdr>
            <w:top w:val="none" w:sz="0" w:space="0" w:color="auto"/>
            <w:left w:val="none" w:sz="0" w:space="0" w:color="auto"/>
            <w:bottom w:val="none" w:sz="0" w:space="0" w:color="auto"/>
            <w:right w:val="none" w:sz="0" w:space="0" w:color="auto"/>
          </w:divBdr>
        </w:div>
        <w:div w:id="9070606">
          <w:marLeft w:val="480"/>
          <w:marRight w:val="0"/>
          <w:marTop w:val="0"/>
          <w:marBottom w:val="0"/>
          <w:divBdr>
            <w:top w:val="none" w:sz="0" w:space="0" w:color="auto"/>
            <w:left w:val="none" w:sz="0" w:space="0" w:color="auto"/>
            <w:bottom w:val="none" w:sz="0" w:space="0" w:color="auto"/>
            <w:right w:val="none" w:sz="0" w:space="0" w:color="auto"/>
          </w:divBdr>
        </w:div>
        <w:div w:id="214708811">
          <w:marLeft w:val="480"/>
          <w:marRight w:val="0"/>
          <w:marTop w:val="0"/>
          <w:marBottom w:val="0"/>
          <w:divBdr>
            <w:top w:val="none" w:sz="0" w:space="0" w:color="auto"/>
            <w:left w:val="none" w:sz="0" w:space="0" w:color="auto"/>
            <w:bottom w:val="none" w:sz="0" w:space="0" w:color="auto"/>
            <w:right w:val="none" w:sz="0" w:space="0" w:color="auto"/>
          </w:divBdr>
        </w:div>
        <w:div w:id="2064985178">
          <w:marLeft w:val="480"/>
          <w:marRight w:val="0"/>
          <w:marTop w:val="0"/>
          <w:marBottom w:val="0"/>
          <w:divBdr>
            <w:top w:val="none" w:sz="0" w:space="0" w:color="auto"/>
            <w:left w:val="none" w:sz="0" w:space="0" w:color="auto"/>
            <w:bottom w:val="none" w:sz="0" w:space="0" w:color="auto"/>
            <w:right w:val="none" w:sz="0" w:space="0" w:color="auto"/>
          </w:divBdr>
        </w:div>
        <w:div w:id="522061287">
          <w:marLeft w:val="480"/>
          <w:marRight w:val="0"/>
          <w:marTop w:val="0"/>
          <w:marBottom w:val="0"/>
          <w:divBdr>
            <w:top w:val="none" w:sz="0" w:space="0" w:color="auto"/>
            <w:left w:val="none" w:sz="0" w:space="0" w:color="auto"/>
            <w:bottom w:val="none" w:sz="0" w:space="0" w:color="auto"/>
            <w:right w:val="none" w:sz="0" w:space="0" w:color="auto"/>
          </w:divBdr>
        </w:div>
        <w:div w:id="1927297679">
          <w:marLeft w:val="480"/>
          <w:marRight w:val="0"/>
          <w:marTop w:val="0"/>
          <w:marBottom w:val="0"/>
          <w:divBdr>
            <w:top w:val="none" w:sz="0" w:space="0" w:color="auto"/>
            <w:left w:val="none" w:sz="0" w:space="0" w:color="auto"/>
            <w:bottom w:val="none" w:sz="0" w:space="0" w:color="auto"/>
            <w:right w:val="none" w:sz="0" w:space="0" w:color="auto"/>
          </w:divBdr>
        </w:div>
        <w:div w:id="338122601">
          <w:marLeft w:val="480"/>
          <w:marRight w:val="0"/>
          <w:marTop w:val="0"/>
          <w:marBottom w:val="0"/>
          <w:divBdr>
            <w:top w:val="none" w:sz="0" w:space="0" w:color="auto"/>
            <w:left w:val="none" w:sz="0" w:space="0" w:color="auto"/>
            <w:bottom w:val="none" w:sz="0" w:space="0" w:color="auto"/>
            <w:right w:val="none" w:sz="0" w:space="0" w:color="auto"/>
          </w:divBdr>
        </w:div>
      </w:divsChild>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959652619311862" TargetMode="External"/><Relationship Id="rId1" Type="http://schemas.openxmlformats.org/officeDocument/2006/relationships/hyperlink" Target="https://www.mdpi.com/2071-1050/11/1/8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tzhaltertext"/>
            </w:rPr>
            <w:t>Klicken oder tippen Sie hier, um Text einzugeben.</w:t>
          </w:r>
        </w:p>
      </w:docPartBody>
    </w:docPart>
    <w:docPart>
      <w:docPartPr>
        <w:name w:val="C74B5FDC8C8D47A495F923E125AE8539"/>
        <w:category>
          <w:name w:val="General"/>
          <w:gallery w:val="placeholder"/>
        </w:category>
        <w:types>
          <w:type w:val="bbPlcHdr"/>
        </w:types>
        <w:behaviors>
          <w:behavior w:val="content"/>
        </w:behaviors>
        <w:guid w:val="{FEA6BB29-AC60-4B07-A6C1-2709987DE6F5}"/>
      </w:docPartPr>
      <w:docPartBody>
        <w:p w:rsidR="000813C9" w:rsidRDefault="00A20045" w:rsidP="00A20045">
          <w:pPr>
            <w:pStyle w:val="C74B5FDC8C8D47A495F923E125AE8539"/>
          </w:pPr>
          <w:r w:rsidRPr="006E2AC9">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517C5"/>
    <w:rsid w:val="000813C9"/>
    <w:rsid w:val="00185C90"/>
    <w:rsid w:val="00195BAB"/>
    <w:rsid w:val="00421EE2"/>
    <w:rsid w:val="00432AE0"/>
    <w:rsid w:val="00691C73"/>
    <w:rsid w:val="00747CB7"/>
    <w:rsid w:val="0093071B"/>
    <w:rsid w:val="0095731E"/>
    <w:rsid w:val="00972BF9"/>
    <w:rsid w:val="009B2608"/>
    <w:rsid w:val="00A20045"/>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67"/>
    <w:rsid w:val="000813C9"/>
    <w:rPr>
      <w:color w:val="808080"/>
    </w:rPr>
  </w:style>
  <w:style w:type="paragraph" w:customStyle="1" w:styleId="C74B5FDC8C8D47A495F923E125AE8539">
    <w:name w:val="C74B5FDC8C8D47A495F923E125AE8539"/>
    <w:rsid w:val="00A20045"/>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6846d17-4d50-4e87-8731-31e2a29c2bcf&quot;,&quot;properties&quot;:{&quot;noteIndex&quot;:0},&quot;isEdited&quot;:false,&quot;manualOverride&quot;:{&quot;isManuallyOverridden&quot;:false,&quot;citeprocText&quot;:&quot;(Dib, 2021)&quot;,&quot;manualOverrideText&quot;:&quot;&quot;},&quot;citationTag&quot;:&quot;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isTemporary&quot;:false}]},{&quot;citationID&quot;:&quot;MENDELEY_CITATION_dca4c3c8-bb15-41e9-ba8f-ce8c0dc1208b&quot;,&quot;properties&quot;:{&quot;noteIndex&quot;:0},&quot;isEdited&quot;:false,&quot;manualOverride&quot;:{&quot;isManuallyOverridden&quot;:false,&quot;citeprocText&quot;:&quot;(Achten et al., 2013; Biørn-Hansen et al., 2021; Borgermann et al., 2022)&quot;,&quot;manualOverrideText&quot;:&quot;&quot;},&quot;citationTag&quot;:&quot;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isTemporary&quot;:false},{&quot;id&quot;:&quot;9df4ec45-aae5-369e-84aa-06cedee849bb&quot;,&quot;itemData&quot;:{&quot;type&quot;:&quot;article-journal&quot;,&quot;id&quot;:&quot;9df4ec45-aae5-369e-84aa-06cedee849bb&quot;,&quot;title&quot;:&quot;Exploring the Problem Space of CO2 Emission Reductions from Academic Flying&quot;,&quot;groupId&quot;:&quot;1718cff7-1f52-3817-a780-df62a50e911e&quot;,&quot;author&quot;:[{&quot;family&quot;:&quot;Biørn-Hansen&quot;,&quot;given&quot;:&quot;Aksel&quot;,&quot;parse-names&quot;:false,&quot;dropping-particle&quot;:&quot;&quot;,&quot;non-dropping-particle&quot;:&quot;&quot;},{&quot;family&quot;:&quot;Pargman&quot;,&quot;given&quot;:&quot;Daniel&quot;,&quot;parse-names&quot;:false,&quot;dropping-particle&quot;:&quot;&quot;,&quot;non-dropping-particle&quot;:&quot;&quot;},{&quot;family&quot;:&quot;Eriksson&quot;,&quot;given&quot;:&quot;Elina&quot;,&quot;parse-names&quot;:false,&quot;dropping-particle&quot;:&quot;&quot;,&quot;non-dropping-particle&quot;:&quot;&quot;},{&quot;family&quot;:&quot;Romero&quot;,&quot;given&quot;:&quot;Mario&quot;,&quot;parse-names&quot;:false,&quot;dropping-particle&quot;:&quot;&quot;,&quot;non-dropping-particle&quot;:&quot;&quot;},{&quot;family&quot;:&quot;Laaksolahti&quot;,&quot;given&quot;:&quot;Jarmo&quot;,&quot;parse-names&quot;:false,&quot;dropping-particle&quot;:&quot;&quot;,&quot;non-dropping-particle&quot;:&quot;&quot;},{&quot;family&quot;:&quot;Robért&quot;,&quot;given&quot;:&quot;Markus&quot;,&quot;parse-names&quot;:false,&quot;dropping-particle&quot;:&quot;&quot;,&quot;non-dropping-particle&quot;:&quot;&quot;}],&quot;container-title&quot;:&quot;Sustainability&quot;,&quot;container-title-short&quot;:&quot;Sustainability&quot;,&quot;DOI&quot;:&quot;10.3390/su132112206&quot;,&quot;ISSN&quot;:&quot;2071-1050&quot;,&quot;URL&quot;:&quot;https://www.mdpi.com/2071-1050/13/21/12206&quot;,&quot;issued&quot;:{&quot;date-parts&quot;:[[2021,11,5]]},&quot;page&quot;:&quot;12206&quot;,&quot;abstract&quot;:&quot;CO2 emissions from aviation have been predicted to increase over the coming decades. Within the academic world, flying is often perceived to be a necessary prerequisite to being a successful researcher. Many Swedish universities have ambitious climate goals, but are simultaneously among the top emitters in the public sector. Reaching stated climate goals could feasibly be met through a combination of measures, including decreased flying. One way to address the challenge is to support behavioural interventions with the help of interactive visualizations of CO2 emissions from flying. Those few examples that exist in the research literature are generally directed towards management and are less applicable to universities, given the large autonomy researchers enjoy and their discretionary control of research project funds. This paper uses a design-oriented research approach to present an analysis of the problem space at the intersection of interactive visualizations using air travel data to reduce CO2 emissions from business air travel at our own university, KTH Royal Institute of Technology. Through a number of design experiments, evaluations and investigations, we have unearthed needs, challenges and opportunities for the creation of visualization tools to support more sustainable travel practices at universities and in other knowledge-intensive organisations.&quot;,&quot;issue&quot;:&quot;21&quot;,&quot;volume&quot;:&quot;13&quot;},&quot;isTemporary&quot;:false},{&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5c24a6ca-30f7-4833-ba7f-f78b1b48325e&quot;,&quot;properties&quot;:{&quot;noteIndex&quot;:0},&quot;isEdited&quot;:false,&quot;manualOverride&quot;:{&quot;isManuallyOverridden&quot;:true,&quot;citeprocText&quot;:&quot;(University of Zurich, n.d.)&quot;,&quot;manualOverrideText&quot;:&quot;(University of Zurich, 03.06.22)&quot;},&quot;citationTag&quot;:&quot;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quot;,&quot;citationItems&quot;:[{&quot;id&quot;:&quot;ab4e7d24-afa0-3630-bca5-7314bbd94bc2&quot;,&quot;itemData&quot;:{&quot;type&quot;:&quot;webpage&quot;,&quot;id&quot;:&quot;ab4e7d24-afa0-3630-bca5-7314bbd94bc2&quot;,&quot;title&quot;:&quot;UZH - Sustainability - Air Travel&quot;,&quot;groupId&quot;:&quot;1718cff7-1f52-3817-a780-df62a50e911e&quot;,&quot;author&quot;:[{&quot;family&quot;:&quot;University of Zurich&quot;,&quot;given&quot;:&quot;&quot;,&quot;parse-names&quot;:false,&quot;dropping-particle&quot;:&quot;&quot;,&quot;non-dropping-particle&quot;:&quot;&quot;}],&quot;accessed&quot;:{&quot;date-parts&quot;:[[2022,6,3]]},&quot;URL&quot;:&quot;https://www.sustainability.uzh.ch/en/campus-operations/air-travel.html&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isTemporary&quot;:false}]},{&quot;citationID&quot;:&quot;MENDELEY_CITATION_20432212-88e0-41a7-8c26-f9aad6b66c69&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isTemporary&quot;:false}]},{&quot;citationID&quot;:&quot;MENDELEY_CITATION_86e8b051-eba2-4598-8e31-7fbb098dad7d&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3f4d4ce-a7a0-45b3-bbc1-0331e0ddb566&quot;,&quot;properties&quot;:{&quot;noteIndex&quot;:0},&quot;isEdited&quot;:false,&quot;manualOverride&quot;:{&quot;isManuallyOverridden&quot;:true,&quot;citeprocText&quot;:&quot;(Achten et al., 2013)&quot;,&quot;manualOverrideText&quot;:&quot;Achten et al. (2013)&quot;},&quot;citationTag&quot;:&quot;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citationID&quot;:&quot;MENDELEY_CITATION_005fe4f7-ea8e-4526-974f-786e08818165&quot;,&quot;properties&quot;:{&quot;noteIndex&quot;:0},&quot;isEdited&quot;:false,&quot;manualOverride&quot;:{&quot;isManuallyOverridden&quot;:false,&quot;citeprocText&quot;:&quot;(Klöwer et al., 2020)&quot;,&quot;manualOverrideText&quot;:&quot;&quot;},&quot;citationTag&quot;:&quot;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a78b137-8057-4528-b955-fd76f5315579&quot;,&quot;properties&quot;:{&quot;noteIndex&quot;:0},&quot;isEdited&quot;:false,&quot;manualOverride&quot;:{&quot;isManuallyOverridden&quot;:false,&quot;citeprocText&quot;:&quot;(Ciers et al., 2019)&quot;,&quot;manualOverrideText&quot;:&quot;&quot;},&quot;citationTag&quot;:&quot;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isTemporary&quot;:false}]},{&quot;citationID&quot;:&quot;MENDELEY_CITATION_4736373f-ccdb-473d-84ac-5e984a993a26&quot;,&quot;properties&quot;:{&quot;noteIndex&quot;:0},&quot;isEdited&quot;:false,&quot;manualOverride&quot;:{&quot;isManuallyOverridden&quot;:false,&quot;citeprocText&quot;:&quot;(Wynes et al., 2019)&quot;,&quot;manualOverrideText&quot;:&quot;&quot;},&quot;citationTag&quot;:&quot;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quot;,&quot;citationItems&quot;:[{&quot;id&quot;:&quot;436bb815-9e74-34e8-965c-5b0c836c11a1&quot;,&quot;itemData&quot;:{&quot;type&quot;:&quot;article-journal&quot;,&quot;id&quot;:&quot;436bb815-9e74-34e8-965c-5b0c836c11a1&quot;,&quot;title&quot;:&quot;Academic air travel has a limited influence on professional success&quot;,&quot;groupId&quot;:&quot;1718cff7-1f52-3817-a780-df62a50e911e&quot;,&quot;author&quot;:[{&quot;family&quot;:&quot;Wynes&quot;,&quot;given&quot;:&quot;Seth&quot;,&quot;parse-names&quot;:false,&quot;dropping-particle&quot;:&quot;&quot;,&quot;non-dropping-particle&quot;:&quot;&quot;},{&quot;family&quot;:&quot;Donner&quot;,&quot;given&quot;:&quot;Simon D&quot;,&quot;parse-names&quot;:false,&quot;dropping-particle&quot;:&quot;&quot;,&quot;non-dropping-particle&quot;:&quot;&quot;},{&quot;family&quot;:&quot;Tannason&quot;,&quot;given&quot;:&quot;Steuart&quot;,&quot;parse-names&quot;:false,&quot;dropping-particle&quot;:&quot;&quot;,&quot;non-dropping-particle&quot;:&quot;&quot;},{&quot;family&quot;:&quot;Nabors&quot;,&quot;given&quot;:&quot;Noni&quot;,&quot;parse-names&quot;:false,&quot;dropping-particle&quot;:&quot;&quot;,&quot;non-dropping-particle&quot;:&quot;&quot;}],&quot;container-title&quot;:&quot;Journal of Cleaner Production&quot;,&quot;DOI&quot;:&quot;10.1016/j.jclepro.2019.04.109&quot;,&quot;ISSN&quot;:&quot;09596526&quot;,&quot;URL&quot;:&quot;https://www.sciencedirect.com/science/article/pii/S0959652619311862&quot;,&quot;issued&quot;:{&quot;date-parts&quot;:[[2019,7]]},&quot;page&quot;:&quot;959-967&quot;,&quot;abstract&quot;:&quot;Lowering the growth in greenhouse gas emissions from air travel may be critical for avoiding dangerous levels of climate change, and yet some individuals perceive frequent air travel to be critical to their professional success. Using a sample of 705 travellers at the University of British Columbia, we investigated the influence of career stage, research productivity, field of expertise, and other variables on academic air travel and the associated emissions. This is the first time that research has evaluated the link between observed air travel and academic success. First, we compared air travel behaviour at different career stages and found that individuals at the start of their careers were responsible for fewer emissions from air travel than senior academics. Second, since career advancement may depend on an academic’s ability to form partnerships and disseminate their research abroad, we investigated the relationship between air travel emissions and publicly available bibliometric measurements. We found no relationship between air travel emissions and metrics of academic productivity including hIa (h-index adjusted for academic age and discipline). There was, however, a relationship between emissions and salary that remains significant even when controlling for seniority. Finally, based on the premise that academics studying topics related to sustainability may have greater responsibility or motivation to reduce their emissions, we coded 165 researchers in our sample as either “Green” or “Not-green.” We found no significant difference between Green and Not-green academics in total air travel emissions, or in the types of emissions that might be easiest to avoid. Taken together, this preliminary evidence suggests that there may be opportunities, especially for academics who study topics related to climate and sustainability, to reduce their emissions from air travel while maintaining productive careers.&quot;,&quot;volume&quot;:&quot;226&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3384</Words>
  <Characters>18173</Characters>
  <Application>Microsoft Office Word</Application>
  <DocSecurity>0</DocSecurity>
  <Lines>432</Lines>
  <Paragraphs>164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Gregor Biland</cp:lastModifiedBy>
  <cp:revision>495</cp:revision>
  <cp:lastPrinted>2010-05-12T08:17:00Z</cp:lastPrinted>
  <dcterms:created xsi:type="dcterms:W3CDTF">2022-05-19T08:10:00Z</dcterms:created>
  <dcterms:modified xsi:type="dcterms:W3CDTF">2022-06-05T13:20:00Z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